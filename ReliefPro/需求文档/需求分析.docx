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20F7" w:rsidRPr="00D37CA3" w:rsidRDefault="00427FB1" w:rsidP="00D37CA3">
      <w:pPr>
        <w:jc w:val="right"/>
        <w:rPr>
          <w:rFonts w:ascii="微软雅黑" w:eastAsia="微软雅黑" w:hAnsi="微软雅黑"/>
          <w:b/>
          <w:sz w:val="40"/>
          <w:szCs w:val="84"/>
        </w:rPr>
      </w:pPr>
      <w:r>
        <w:rPr>
          <w:rFonts w:ascii="微软雅黑" w:eastAsia="微软雅黑" w:hAnsi="微软雅黑"/>
          <w:b/>
          <w:noProof/>
          <w:sz w:val="40"/>
          <w:szCs w:val="8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4598035</wp:posOffset>
                </wp:positionH>
                <wp:positionV relativeFrom="paragraph">
                  <wp:posOffset>-95250</wp:posOffset>
                </wp:positionV>
                <wp:extent cx="1065530" cy="389255"/>
                <wp:effectExtent l="16510" t="19050" r="22860" b="20320"/>
                <wp:wrapNone/>
                <wp:docPr id="9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5530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2E56" w:rsidRPr="00D37CA3" w:rsidRDefault="00A62E56" w:rsidP="00D37CA3">
                            <w:pPr>
                              <w:jc w:val="center"/>
                              <w:rPr>
                                <w:rFonts w:ascii="黑体" w:eastAsia="黑体" w:hAnsi="黑体"/>
                                <w:sz w:val="24"/>
                                <w:szCs w:val="24"/>
                              </w:rPr>
                            </w:pPr>
                            <w:r w:rsidRPr="00D37CA3">
                              <w:rPr>
                                <w:rFonts w:ascii="黑体" w:eastAsia="黑体" w:hAnsi="黑体" w:hint="eastAsia"/>
                                <w:sz w:val="24"/>
                                <w:szCs w:val="24"/>
                              </w:rPr>
                              <w:t>保密资料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62.05pt;margin-top:-7.5pt;width:83.9pt;height:30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" strokecolor="black [3213]" strokeweight="2.25pt">
                <v:textbox>
                  <w:txbxContent>
                    <w:p w:rsidR="00F24199" w:rsidRPr="00D37CA3" w:rsidRDefault="00F24199" w:rsidP="00D37CA3">
                      <w:pPr>
                        <w:jc w:val="center"/>
                        <w:rPr>
                          <w:rFonts w:ascii="黑体" w:eastAsia="黑体" w:hAnsi="黑体"/>
                          <w:sz w:val="24"/>
                          <w:szCs w:val="24"/>
                        </w:rPr>
                      </w:pPr>
                      <w:r w:rsidRPr="00D37CA3">
                        <w:rPr>
                          <w:rFonts w:ascii="黑体" w:eastAsia="黑体" w:hAnsi="黑体" w:hint="eastAsia"/>
                          <w:sz w:val="24"/>
                          <w:szCs w:val="24"/>
                        </w:rPr>
                        <w:t>保密资料</w:t>
                      </w:r>
                    </w:p>
                  </w:txbxContent>
                </v:textbox>
              </v:shape>
            </w:pict>
          </mc:Fallback>
        </mc:AlternateContent>
      </w:r>
    </w:p>
    <w:p w:rsidR="00FB20F7" w:rsidRDefault="00FB20F7" w:rsidP="00FB20F7">
      <w:pPr>
        <w:jc w:val="center"/>
        <w:rPr>
          <w:rFonts w:ascii="微软雅黑" w:eastAsia="微软雅黑" w:hAnsi="微软雅黑"/>
          <w:b/>
          <w:sz w:val="84"/>
          <w:szCs w:val="84"/>
        </w:rPr>
      </w:pPr>
    </w:p>
    <w:p w:rsidR="00495499" w:rsidRDefault="00FB20F7" w:rsidP="00BB3CE2">
      <w:pPr>
        <w:jc w:val="center"/>
        <w:outlineLvl w:val="0"/>
        <w:rPr>
          <w:rFonts w:ascii="微软雅黑" w:eastAsia="微软雅黑" w:hAnsi="微软雅黑"/>
          <w:b/>
          <w:sz w:val="84"/>
          <w:szCs w:val="84"/>
        </w:rPr>
      </w:pPr>
      <w:r w:rsidRPr="00FB20F7">
        <w:rPr>
          <w:rFonts w:ascii="微软雅黑" w:eastAsia="微软雅黑" w:hAnsi="微软雅黑" w:hint="eastAsia"/>
          <w:b/>
          <w:sz w:val="84"/>
          <w:szCs w:val="84"/>
        </w:rPr>
        <w:t>ReliefPro</w:t>
      </w:r>
    </w:p>
    <w:p w:rsidR="00FB20F7" w:rsidRDefault="00FB20F7" w:rsidP="00FB20F7">
      <w:pPr>
        <w:jc w:val="center"/>
        <w:rPr>
          <w:rFonts w:ascii="微软雅黑" w:eastAsia="微软雅黑" w:hAnsi="微软雅黑"/>
          <w:b/>
          <w:sz w:val="84"/>
          <w:szCs w:val="84"/>
        </w:rPr>
      </w:pPr>
      <w:r w:rsidRPr="00FB20F7">
        <w:rPr>
          <w:rFonts w:ascii="微软雅黑" w:eastAsia="微软雅黑" w:hAnsi="微软雅黑" w:hint="eastAsia"/>
          <w:b/>
          <w:sz w:val="84"/>
          <w:szCs w:val="84"/>
        </w:rPr>
        <w:t>泄放与紧急泄压分析</w:t>
      </w:r>
      <w:r w:rsidR="00B277EF">
        <w:rPr>
          <w:rFonts w:ascii="微软雅黑" w:eastAsia="微软雅黑" w:hAnsi="微软雅黑" w:hint="eastAsia"/>
          <w:b/>
          <w:sz w:val="84"/>
          <w:szCs w:val="84"/>
        </w:rPr>
        <w:t>的</w:t>
      </w:r>
      <w:r w:rsidRPr="00FB20F7">
        <w:rPr>
          <w:rFonts w:ascii="微软雅黑" w:eastAsia="微软雅黑" w:hAnsi="微软雅黑" w:hint="eastAsia"/>
          <w:b/>
          <w:sz w:val="84"/>
          <w:szCs w:val="84"/>
        </w:rPr>
        <w:t>计算方法</w:t>
      </w:r>
    </w:p>
    <w:p w:rsidR="00FB20F7" w:rsidRPr="00495499" w:rsidRDefault="00FB20F7" w:rsidP="00FB20F7">
      <w:pPr>
        <w:jc w:val="center"/>
        <w:rPr>
          <w:rFonts w:ascii="微软雅黑" w:eastAsia="微软雅黑" w:hAnsi="微软雅黑"/>
          <w:b/>
          <w:sz w:val="72"/>
          <w:szCs w:val="84"/>
        </w:rPr>
      </w:pPr>
      <w:r w:rsidRPr="00495499">
        <w:rPr>
          <w:rFonts w:ascii="微软雅黑" w:eastAsia="微软雅黑" w:hAnsi="微软雅黑" w:hint="eastAsia"/>
          <w:b/>
          <w:sz w:val="72"/>
          <w:szCs w:val="84"/>
        </w:rPr>
        <w:t>第2版</w:t>
      </w:r>
    </w:p>
    <w:p w:rsidR="00FB20F7" w:rsidRDefault="00FB20F7" w:rsidP="00FB20F7">
      <w:pPr>
        <w:jc w:val="center"/>
        <w:rPr>
          <w:rFonts w:ascii="微软雅黑" w:eastAsia="微软雅黑" w:hAnsi="微软雅黑"/>
          <w:b/>
          <w:sz w:val="32"/>
          <w:szCs w:val="84"/>
        </w:rPr>
      </w:pPr>
    </w:p>
    <w:p w:rsidR="00FB20F7" w:rsidRDefault="00FB20F7" w:rsidP="00FB20F7">
      <w:pPr>
        <w:jc w:val="center"/>
        <w:rPr>
          <w:rFonts w:eastAsiaTheme="majorEastAsia"/>
          <w:b/>
          <w:sz w:val="32"/>
          <w:szCs w:val="84"/>
        </w:rPr>
      </w:pPr>
    </w:p>
    <w:p w:rsidR="00FB20F7" w:rsidRDefault="00FB20F7" w:rsidP="00FB20F7">
      <w:pPr>
        <w:jc w:val="center"/>
        <w:rPr>
          <w:rFonts w:eastAsiaTheme="majorEastAsia"/>
          <w:b/>
          <w:sz w:val="32"/>
          <w:szCs w:val="84"/>
        </w:rPr>
      </w:pPr>
    </w:p>
    <w:p w:rsidR="00FB20F7" w:rsidRDefault="00FB20F7" w:rsidP="00FB20F7">
      <w:pPr>
        <w:jc w:val="center"/>
        <w:rPr>
          <w:rFonts w:eastAsiaTheme="majorEastAsia"/>
          <w:b/>
          <w:sz w:val="32"/>
          <w:szCs w:val="84"/>
        </w:rPr>
      </w:pPr>
    </w:p>
    <w:p w:rsidR="00FB20F7" w:rsidRPr="00FB20F7" w:rsidRDefault="00D37CA3" w:rsidP="00FB20F7">
      <w:pPr>
        <w:jc w:val="center"/>
        <w:rPr>
          <w:rFonts w:eastAsiaTheme="majorEastAsia"/>
          <w:b/>
          <w:sz w:val="32"/>
          <w:szCs w:val="84"/>
        </w:rPr>
      </w:pPr>
      <w:r>
        <w:rPr>
          <w:rFonts w:eastAsiaTheme="majorEastAsia" w:hint="eastAsia"/>
          <w:b/>
          <w:sz w:val="32"/>
          <w:szCs w:val="84"/>
        </w:rPr>
        <w:t>西姆赛技术（北京）有限公司</w:t>
      </w:r>
    </w:p>
    <w:p w:rsidR="00FB20F7" w:rsidRPr="00FB20F7" w:rsidRDefault="00FB20F7" w:rsidP="00FB20F7">
      <w:pPr>
        <w:jc w:val="center"/>
        <w:rPr>
          <w:rFonts w:eastAsiaTheme="majorEastAsia"/>
          <w:b/>
          <w:sz w:val="32"/>
          <w:szCs w:val="84"/>
        </w:rPr>
      </w:pPr>
      <w:r w:rsidRPr="00FB20F7">
        <w:rPr>
          <w:rFonts w:eastAsiaTheme="majorEastAsia"/>
          <w:b/>
          <w:sz w:val="32"/>
          <w:szCs w:val="84"/>
        </w:rPr>
        <w:t>2014</w:t>
      </w:r>
      <w:r w:rsidRPr="00FB20F7">
        <w:rPr>
          <w:rFonts w:eastAsiaTheme="majorEastAsia" w:hAnsiTheme="majorEastAsia"/>
          <w:b/>
          <w:sz w:val="32"/>
          <w:szCs w:val="84"/>
        </w:rPr>
        <w:t>年</w:t>
      </w:r>
      <w:r w:rsidR="00AE559F">
        <w:rPr>
          <w:rFonts w:eastAsiaTheme="majorEastAsia" w:hint="eastAsia"/>
          <w:b/>
          <w:sz w:val="32"/>
          <w:szCs w:val="84"/>
        </w:rPr>
        <w:t>3</w:t>
      </w:r>
      <w:r w:rsidRPr="00FB20F7">
        <w:rPr>
          <w:rFonts w:eastAsiaTheme="majorEastAsia" w:hAnsiTheme="majorEastAsia"/>
          <w:b/>
          <w:sz w:val="32"/>
          <w:szCs w:val="84"/>
        </w:rPr>
        <w:t>月</w:t>
      </w:r>
      <w:r w:rsidR="00C877B3">
        <w:rPr>
          <w:rFonts w:eastAsiaTheme="majorEastAsia" w:hint="eastAsia"/>
          <w:b/>
          <w:sz w:val="32"/>
          <w:szCs w:val="84"/>
        </w:rPr>
        <w:t>11</w:t>
      </w:r>
      <w:r w:rsidRPr="00FB20F7">
        <w:rPr>
          <w:rFonts w:eastAsiaTheme="majorEastAsia" w:hAnsiTheme="majorEastAsia"/>
          <w:b/>
          <w:sz w:val="32"/>
          <w:szCs w:val="84"/>
        </w:rPr>
        <w:t>日</w:t>
      </w:r>
    </w:p>
    <w:p w:rsidR="00FB20F7" w:rsidRDefault="00FB20F7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vanish/>
          <w:color w:val="auto"/>
          <w:kern w:val="2"/>
          <w:sz w:val="22"/>
          <w:szCs w:val="22"/>
          <w:highlight w:val="yellow"/>
          <w:lang w:val="zh-CN"/>
        </w:rPr>
        <w:id w:val="21520977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FB20F7" w:rsidRDefault="00FB20F7" w:rsidP="00FB20F7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8F5D73" w:rsidRDefault="009570EB">
          <w:pPr>
            <w:pStyle w:val="12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 w:rsidR="00FB20F7">
            <w:instrText xml:space="preserve"> TOC \o "1-3" \h \z \u </w:instrText>
          </w:r>
          <w:r>
            <w:fldChar w:fldCharType="separate"/>
          </w:r>
          <w:r w:rsidR="00A62E56">
            <w:fldChar w:fldCharType="begin"/>
          </w:r>
          <w:r w:rsidR="00A62E56">
            <w:instrText xml:space="preserve"> HYPERLINK \l "_Toc382315985" </w:instrText>
          </w:r>
          <w:r w:rsidR="00A62E56">
            <w:fldChar w:fldCharType="separate"/>
          </w:r>
          <w:r w:rsidR="008F5D73" w:rsidRPr="00EC7FB9">
            <w:rPr>
              <w:rStyle w:val="a9"/>
              <w:noProof/>
            </w:rPr>
            <w:t>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塔类</w:t>
          </w:r>
          <w:r w:rsidR="008F5D73" w:rsidRPr="00EC7FB9">
            <w:rPr>
              <w:rStyle w:val="a9"/>
              <w:noProof/>
            </w:rPr>
            <w:t>-Tower</w:t>
          </w:r>
          <w:r w:rsidR="008F5D73"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_Toc382315985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="00A62E56"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"_Toc382315986"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蒸馏塔类</w:t>
          </w:r>
          <w:r w:rsidR="008F5D73" w:rsidRPr="00EC7FB9">
            <w:rPr>
              <w:rStyle w:val="a9"/>
              <w:noProof/>
            </w:rPr>
            <w:t>-Distillation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_Toc382315986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"_Toc382315987"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1.1.1.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出口堵塞</w:t>
          </w:r>
          <w:r w:rsidR="008F5D73" w:rsidRPr="00EC7FB9">
            <w:rPr>
              <w:rStyle w:val="a9"/>
              <w:noProof/>
            </w:rPr>
            <w:t>-Blocked Outlet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_Toc382315987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"_Toc382315988"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1.1.2.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回流中断</w:t>
          </w:r>
          <w:r w:rsidR="008F5D73" w:rsidRPr="00EC7FB9">
            <w:rPr>
              <w:rStyle w:val="a9"/>
              <w:noProof/>
            </w:rPr>
            <w:t>-Reflux Failure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_Toc382315988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"_Toc382315989"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1.1.3.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停电</w:t>
          </w:r>
          <w:r w:rsidR="008F5D73" w:rsidRPr="00EC7FB9">
            <w:rPr>
              <w:rStyle w:val="a9"/>
              <w:noProof/>
            </w:rPr>
            <w:t>- Electric Power Failure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_Toc382315989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"_Toc382315990"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1.1.4.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循环水中断</w:t>
          </w:r>
          <w:r w:rsidR="008F5D73" w:rsidRPr="00EC7FB9">
            <w:rPr>
              <w:rStyle w:val="a9"/>
              <w:noProof/>
            </w:rPr>
            <w:t>-Cooling Water Failure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_Toc382315990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6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"_Toc382315991"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1.1.5.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冷剂中断</w:t>
          </w:r>
          <w:r w:rsidR="008F5D73" w:rsidRPr="00EC7FB9">
            <w:rPr>
              <w:rStyle w:val="a9"/>
              <w:noProof/>
            </w:rPr>
            <w:t>-Refrigerant Failure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_Toc382315991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6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"_Toc382315992"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1.1.6.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中段回流停</w:t>
          </w:r>
          <w:r w:rsidR="008F5D73" w:rsidRPr="00EC7FB9">
            <w:rPr>
              <w:rStyle w:val="a9"/>
              <w:noProof/>
            </w:rPr>
            <w:t>-Pumparound Failure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_Toc382315992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6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"_Toc382315993"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1.1.7.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异常热量输入</w:t>
          </w:r>
          <w:r w:rsidR="008F5D73" w:rsidRPr="00EC7FB9">
            <w:rPr>
              <w:rStyle w:val="a9"/>
              <w:noProof/>
            </w:rPr>
            <w:t>-Abnormal Heat Input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_Toc382315993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7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"_Toc382315994"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1.1.8.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冷进料中断</w:t>
          </w:r>
          <w:r w:rsidR="008F5D73" w:rsidRPr="00EC7FB9">
            <w:rPr>
              <w:rStyle w:val="a9"/>
              <w:noProof/>
            </w:rPr>
            <w:t>-Cold Feed Stops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_Toc382315994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7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"_Toc382315995"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1.1.9.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入口阀全开</w:t>
          </w:r>
          <w:r w:rsidR="008F5D73" w:rsidRPr="00EC7FB9">
            <w:rPr>
              <w:rStyle w:val="a9"/>
              <w:noProof/>
            </w:rPr>
            <w:t>-Inlet Valve Fails Open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_Toc382315995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7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"_Toc382315996"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1.1.10.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火灾</w:t>
          </w:r>
          <w:r w:rsidR="008F5D73" w:rsidRPr="00EC7FB9">
            <w:rPr>
              <w:rStyle w:val="a9"/>
              <w:noProof/>
            </w:rPr>
            <w:t>-Fire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_Toc382315996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9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"_Toc382315997"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1.1.11.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其它工况</w:t>
          </w:r>
          <w:r w:rsidR="008F5D73" w:rsidRPr="00EC7FB9">
            <w:rPr>
              <w:rStyle w:val="a9"/>
              <w:noProof/>
            </w:rPr>
            <w:t>-Other Scenario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_Toc382315997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9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"_Toc382315998"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1.1.12.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特殊处理</w:t>
          </w:r>
          <w:r w:rsidR="008F5D73" w:rsidRPr="00EC7FB9">
            <w:rPr>
              <w:rStyle w:val="a9"/>
              <w:noProof/>
            </w:rPr>
            <w:t>-Special Consideration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_Toc382315998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10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"_Toc382315999"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吸收塔</w:t>
          </w:r>
          <w:r w:rsidR="008F5D73" w:rsidRPr="00EC7FB9">
            <w:rPr>
              <w:rStyle w:val="a9"/>
              <w:noProof/>
            </w:rPr>
            <w:t>-Absorber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_Toc382315999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12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"_Toc382316000"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1.2.1.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气相出口堵塞</w:t>
          </w:r>
          <w:r w:rsidR="008F5D73" w:rsidRPr="00EC7FB9">
            <w:rPr>
              <w:rStyle w:val="a9"/>
              <w:noProof/>
            </w:rPr>
            <w:t>-Blocked vapor outlet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_Toc382316000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12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"_Toc382316001"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1.2.2.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吸收剂中断</w:t>
          </w:r>
          <w:r w:rsidR="008F5D73" w:rsidRPr="00EC7FB9">
            <w:rPr>
              <w:rStyle w:val="a9"/>
              <w:noProof/>
            </w:rPr>
            <w:t>-Absorbent Stops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_Toc382316001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13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"_Toc382316002"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1.2.3.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火灾</w:t>
          </w:r>
          <w:r w:rsidR="008F5D73" w:rsidRPr="00EC7FB9">
            <w:rPr>
              <w:rStyle w:val="a9"/>
              <w:noProof/>
            </w:rPr>
            <w:t>-Fire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_Toc382316002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13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"_Toc382316003"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1.2.4.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其它工况</w:t>
          </w:r>
          <w:r w:rsidR="008F5D73" w:rsidRPr="00EC7FB9">
            <w:rPr>
              <w:rStyle w:val="a9"/>
              <w:noProof/>
            </w:rPr>
            <w:t>-Other Scenario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_Toc382316003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14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"_Toc382316004"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1.3.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吸收剂再生塔</w:t>
          </w:r>
          <w:r w:rsidR="008F5D73" w:rsidRPr="00EC7FB9">
            <w:rPr>
              <w:rStyle w:val="a9"/>
              <w:noProof/>
            </w:rPr>
            <w:t>-Absorbent Regenerator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_Toc382316004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14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"_Toc382316005"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1.3.1.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出口堵塞</w:t>
          </w:r>
          <w:r w:rsidR="008F5D73" w:rsidRPr="00EC7FB9">
            <w:rPr>
              <w:rStyle w:val="a9"/>
              <w:noProof/>
            </w:rPr>
            <w:t>-Blocked outlet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_Toc382316005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14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"_Toc382316006"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1.3.2.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回流中断</w:t>
          </w:r>
          <w:r w:rsidR="008F5D73" w:rsidRPr="00EC7FB9">
            <w:rPr>
              <w:rStyle w:val="a9"/>
              <w:noProof/>
            </w:rPr>
            <w:t>-Reflux failure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_Toc382316006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14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"_Toc382316007"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1.3.3.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停电</w:t>
          </w:r>
          <w:r w:rsidR="008F5D73" w:rsidRPr="00EC7FB9">
            <w:rPr>
              <w:rStyle w:val="a9"/>
              <w:noProof/>
            </w:rPr>
            <w:t>-Electrical power failure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_Toc382316007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15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"_Toc382316008"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1.3.4.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循环水中断</w:t>
          </w:r>
          <w:r w:rsidR="008F5D73" w:rsidRPr="00EC7FB9">
            <w:rPr>
              <w:rStyle w:val="a9"/>
              <w:noProof/>
            </w:rPr>
            <w:t>-Cooling water failure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_Toc382316008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15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"_Toc382316009"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1.3.5.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入口阀全开</w:t>
          </w:r>
          <w:r w:rsidR="008F5D73" w:rsidRPr="00EC7FB9">
            <w:rPr>
              <w:rStyle w:val="a9"/>
              <w:noProof/>
            </w:rPr>
            <w:t>-Inlet valve fails open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_Toc382316009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15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"_Toc382316010"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1.3.6.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火灾</w:t>
          </w:r>
          <w:r w:rsidR="008F5D73" w:rsidRPr="00EC7FB9">
            <w:rPr>
              <w:rStyle w:val="a9"/>
              <w:noProof/>
            </w:rPr>
            <w:t>-fire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_Toc382316010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15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"_Toc382316011"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1.3.7.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其它工况</w:t>
          </w:r>
          <w:r w:rsidR="008F5D73" w:rsidRPr="00EC7FB9">
            <w:rPr>
              <w:rStyle w:val="a9"/>
              <w:noProof/>
            </w:rPr>
            <w:t>-Other Scenario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_Toc382316011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15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>
          <w:pPr>
            <w:pStyle w:val="12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"_Toc382316012"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罐类</w:t>
          </w:r>
          <w:r w:rsidR="008F5D73" w:rsidRPr="00EC7FB9">
            <w:rPr>
              <w:rStyle w:val="a9"/>
              <w:noProof/>
            </w:rPr>
            <w:t>-Drum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_Toc382316012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17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"_Toc382316013"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2.1.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出口堵塞</w:t>
          </w:r>
          <w:r w:rsidR="008F5D73" w:rsidRPr="00EC7FB9">
            <w:rPr>
              <w:rStyle w:val="a9"/>
              <w:noProof/>
            </w:rPr>
            <w:t>-Blocked outlet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_Toc382316013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17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"_Toc382316014"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2.2.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入口阀全开</w:t>
          </w:r>
          <w:r w:rsidR="008F5D73" w:rsidRPr="00EC7FB9">
            <w:rPr>
              <w:rStyle w:val="a9"/>
              <w:noProof/>
            </w:rPr>
            <w:t>-inlet valve fails open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_Toc382316014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18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"_Toc382316015"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2.3.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火灾</w:t>
          </w:r>
          <w:r w:rsidR="008F5D73" w:rsidRPr="00EC7FB9">
            <w:rPr>
              <w:rStyle w:val="a9"/>
              <w:noProof/>
            </w:rPr>
            <w:t>-Fire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_Toc382316015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18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"_Toc382316016"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2.4.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紧急泄压</w:t>
          </w:r>
          <w:r w:rsidR="008F5D73" w:rsidRPr="00EC7FB9">
            <w:rPr>
              <w:rStyle w:val="a9"/>
              <w:noProof/>
            </w:rPr>
            <w:t>-Depressuring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_Toc382316016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18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"_Toc382316017"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2.5.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其它工况</w:t>
          </w:r>
          <w:r w:rsidR="008F5D73" w:rsidRPr="00EC7FB9">
            <w:rPr>
              <w:rStyle w:val="a9"/>
              <w:noProof/>
            </w:rPr>
            <w:t>-Other Scenario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_Toc382316017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19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>
          <w:pPr>
            <w:pStyle w:val="12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"_Toc382316018"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3.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压缩机</w:t>
          </w:r>
          <w:r w:rsidR="008F5D73" w:rsidRPr="00EC7FB9">
            <w:rPr>
              <w:rStyle w:val="a9"/>
              <w:noProof/>
            </w:rPr>
            <w:t>-Compressor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_Toc382316018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20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"_Toc382316019"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3.1.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离心式压缩机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_Toc382316019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20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"_Toc382316020"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3.1.1.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出口堵塞</w:t>
          </w:r>
          <w:r w:rsidR="008F5D73" w:rsidRPr="00EC7FB9">
            <w:rPr>
              <w:rStyle w:val="a9"/>
              <w:noProof/>
            </w:rPr>
            <w:t>-Blocked outlet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_Toc382316020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20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"_Toc382316021"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3.2.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往复式压缩机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_Toc382316021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22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"_Toc382316022"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3.2.1.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出口堵塞</w:t>
          </w:r>
          <w:r w:rsidR="008F5D73" w:rsidRPr="00EC7FB9">
            <w:rPr>
              <w:rStyle w:val="a9"/>
              <w:noProof/>
            </w:rPr>
            <w:t>-Blocked outlet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_Toc382316022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22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>
          <w:pPr>
            <w:pStyle w:val="12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"_Toc382316023"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4.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换热器</w:t>
          </w:r>
          <w:r w:rsidR="008F5D73" w:rsidRPr="00EC7FB9">
            <w:rPr>
              <w:rStyle w:val="a9"/>
              <w:noProof/>
            </w:rPr>
            <w:t>-Heat Exchanger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_Toc382316023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22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"_Toc382316024"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4.1.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管壳式换热器</w:t>
          </w:r>
          <w:r w:rsidR="008F5D73" w:rsidRPr="00EC7FB9">
            <w:rPr>
              <w:rStyle w:val="a9"/>
              <w:noProof/>
            </w:rPr>
            <w:t>-Shell-Tube Heat Exchanger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_Toc382316024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22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"_Toc382316025"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4.1.1.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出口堵塞</w:t>
          </w:r>
          <w:r w:rsidR="008F5D73" w:rsidRPr="00EC7FB9">
            <w:rPr>
              <w:rStyle w:val="a9"/>
              <w:noProof/>
            </w:rPr>
            <w:t>-Blocked Outlet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_Toc382316025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22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"_Toc382316026"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4.1.2.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换热管破裂</w:t>
          </w:r>
          <w:r w:rsidR="008F5D73" w:rsidRPr="00EC7FB9">
            <w:rPr>
              <w:rStyle w:val="a9"/>
              <w:noProof/>
            </w:rPr>
            <w:t>-Tube Rupture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_Toc382316026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24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lastRenderedPageBreak/>
            <w:fldChar w:fldCharType="begin"/>
          </w:r>
          <w:r>
            <w:instrText xml:space="preserve"> HYPERLINK \l "_Toc382316027"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4.1.3.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火灾</w:t>
          </w:r>
          <w:r w:rsidR="008F5D73" w:rsidRPr="00EC7FB9">
            <w:rPr>
              <w:rStyle w:val="a9"/>
              <w:noProof/>
            </w:rPr>
            <w:t>-Fire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_Toc382316027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26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"_Toc382316028"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4.1.4.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其它工况</w:t>
          </w:r>
          <w:r w:rsidR="008F5D73" w:rsidRPr="00EC7FB9">
            <w:rPr>
              <w:rStyle w:val="a9"/>
              <w:noProof/>
            </w:rPr>
            <w:t>-Other Scenario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_Toc382316028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26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"_Toc382316029"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4.2.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空冷器</w:t>
          </w:r>
          <w:r w:rsidR="008F5D73" w:rsidRPr="00EC7FB9">
            <w:rPr>
              <w:rStyle w:val="a9"/>
              <w:noProof/>
            </w:rPr>
            <w:t>-Air Cooler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_Toc382316029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27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"_Toc382316030"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4.2.1.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火灾</w:t>
          </w:r>
          <w:r w:rsidR="008F5D73" w:rsidRPr="00EC7FB9">
            <w:rPr>
              <w:rStyle w:val="a9"/>
              <w:noProof/>
            </w:rPr>
            <w:t>-Fire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_Toc382316030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27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"_Toc382316031"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4.2.2.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其它工况</w:t>
          </w:r>
          <w:r w:rsidR="008F5D73" w:rsidRPr="00EC7FB9">
            <w:rPr>
              <w:rStyle w:val="a9"/>
              <w:noProof/>
            </w:rPr>
            <w:t>_Other Scenario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_Toc382316031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27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>
          <w:pPr>
            <w:pStyle w:val="12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"_Toc382316032"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5.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反应器循环</w:t>
          </w:r>
          <w:r w:rsidR="008F5D73" w:rsidRPr="00EC7FB9">
            <w:rPr>
              <w:rStyle w:val="a9"/>
              <w:noProof/>
            </w:rPr>
            <w:t>-Reactor Loop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_Toc382316032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28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"_Toc382316033"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5.1.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出口堵塞</w:t>
          </w:r>
          <w:r w:rsidR="008F5D73" w:rsidRPr="00EC7FB9">
            <w:rPr>
              <w:rStyle w:val="a9"/>
              <w:noProof/>
            </w:rPr>
            <w:t>-Blocked Outlet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_Toc382316033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28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"_Toc382316034"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5.2.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液相进料停</w:t>
          </w:r>
          <w:r w:rsidR="008F5D73" w:rsidRPr="00EC7FB9">
            <w:rPr>
              <w:rStyle w:val="a9"/>
              <w:noProof/>
            </w:rPr>
            <w:t>-Loss of Liquid Feed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_Toc382316034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28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"_Toc382316035"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5.3.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反应器急冷停</w:t>
          </w:r>
          <w:r w:rsidR="008F5D73" w:rsidRPr="00EC7FB9">
            <w:rPr>
              <w:rStyle w:val="a9"/>
              <w:noProof/>
            </w:rPr>
            <w:t>-Loss of reactor quench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_Toc382316035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28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"_Toc382316036"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5.4.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循环氢压缩机停</w:t>
          </w:r>
          <w:r w:rsidR="008F5D73" w:rsidRPr="00EC7FB9">
            <w:rPr>
              <w:rStyle w:val="a9"/>
              <w:noProof/>
            </w:rPr>
            <w:t>-Recycle compressor failure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_Toc382316036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29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"_Toc382316037"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5.5.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全厂停电</w:t>
          </w:r>
          <w:r w:rsidR="008F5D73" w:rsidRPr="00EC7FB9">
            <w:rPr>
              <w:rStyle w:val="a9"/>
              <w:noProof/>
            </w:rPr>
            <w:t>-General Electric Power Failure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_Toc382316037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29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"_Toc382316038"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5.6.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全厂停水</w:t>
          </w:r>
          <w:r w:rsidR="008F5D73" w:rsidRPr="00EC7FB9">
            <w:rPr>
              <w:rStyle w:val="a9"/>
              <w:noProof/>
            </w:rPr>
            <w:t>-General Cooling Water Failure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_Toc382316038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29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"_Toc382316039"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5.7.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紧急泄压</w:t>
          </w:r>
          <w:r w:rsidR="008F5D73" w:rsidRPr="00EC7FB9">
            <w:rPr>
              <w:rStyle w:val="a9"/>
              <w:noProof/>
            </w:rPr>
            <w:t>-Depressuring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_Toc382316039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29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"_Toc382316040"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5.8.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其它工况</w:t>
          </w:r>
          <w:r w:rsidR="008F5D73" w:rsidRPr="00EC7FB9">
            <w:rPr>
              <w:rStyle w:val="a9"/>
              <w:noProof/>
            </w:rPr>
            <w:t>_Other Scenario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_Toc382316040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29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>
          <w:pPr>
            <w:pStyle w:val="12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"_Toc382316041"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6.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常压和真空储罐</w:t>
          </w:r>
          <w:r w:rsidR="008F5D73" w:rsidRPr="00EC7FB9">
            <w:rPr>
              <w:rStyle w:val="a9"/>
              <w:noProof/>
            </w:rPr>
            <w:t>-Atmospheric/vacuum Storage Tank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_Toc382316041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30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"_Toc382316042"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6.1.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适用范围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_Toc382316042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30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"_Toc382316043"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6.2.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火灾工况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_Toc382316043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30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"_Toc382316044"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6.2.1.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计算方法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_Toc382316044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30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"_Toc382316045"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6.2.2.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界面设计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_Toc382316045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31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>
          <w:pPr>
            <w:pStyle w:val="12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"_Toc382316046"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7.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附件</w:t>
          </w:r>
          <w:r w:rsidR="008F5D73" w:rsidRPr="00EC7FB9">
            <w:rPr>
              <w:rStyle w:val="a9"/>
              <w:noProof/>
            </w:rPr>
            <w:t xml:space="preserve"> 1</w:t>
          </w:r>
          <w:r w:rsidR="008F5D73" w:rsidRPr="00EC7FB9">
            <w:rPr>
              <w:rStyle w:val="a9"/>
              <w:rFonts w:hint="eastAsia"/>
              <w:noProof/>
            </w:rPr>
            <w:t>：</w:t>
          </w:r>
          <w:r w:rsidR="008F5D73" w:rsidRPr="00EC7FB9">
            <w:rPr>
              <w:rStyle w:val="a9"/>
              <w:noProof/>
            </w:rPr>
            <w:t xml:space="preserve"> Unbalanced Heat Load Method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_Toc382316046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32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"_Toc382316047"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7.1.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计算过程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_Toc382316047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32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"_Toc382316048"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7.2.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局限性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_Toc382316048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33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"_Toc382316049"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7.3.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界面设计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_Toc382316049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33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>
          <w:pPr>
            <w:pStyle w:val="12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"_Toc382316050"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8.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附件</w:t>
          </w:r>
          <w:r w:rsidR="008F5D73" w:rsidRPr="00EC7FB9">
            <w:rPr>
              <w:rStyle w:val="a9"/>
              <w:noProof/>
            </w:rPr>
            <w:t>2</w:t>
          </w:r>
          <w:r w:rsidR="008F5D73" w:rsidRPr="00EC7FB9">
            <w:rPr>
              <w:rStyle w:val="a9"/>
              <w:rFonts w:hint="eastAsia"/>
              <w:noProof/>
            </w:rPr>
            <w:t>：</w:t>
          </w:r>
          <w:r w:rsidR="008F5D73" w:rsidRPr="00EC7FB9">
            <w:rPr>
              <w:rStyle w:val="a9"/>
              <w:noProof/>
            </w:rPr>
            <w:t xml:space="preserve"> Control Valve capacity calculation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_Toc382316050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37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"_Toc382316051"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8.1.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noProof/>
            </w:rPr>
            <w:t>Control valve capacity calculation method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_Toc382316051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37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"_Toc382316052"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8.1.1.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noProof/>
            </w:rPr>
            <w:t>Darcy</w:t>
          </w:r>
          <w:r w:rsidR="008F5D73" w:rsidRPr="00EC7FB9">
            <w:rPr>
              <w:rStyle w:val="a9"/>
              <w:rFonts w:hint="eastAsia"/>
              <w:noProof/>
            </w:rPr>
            <w:t>公式（缺省方法）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_Toc382316052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37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"_Toc382316053"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8.1.2.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noProof/>
            </w:rPr>
            <w:t>Fisher Regulation Handbook&lt;Bechtel&gt;</w:t>
          </w:r>
          <w:r w:rsidR="008F5D73" w:rsidRPr="00EC7FB9">
            <w:rPr>
              <w:rStyle w:val="a9"/>
              <w:rFonts w:hint="eastAsia"/>
              <w:noProof/>
            </w:rPr>
            <w:t>：备选方法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_Toc382316053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37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"_Toc382316054"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8.2.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计算思路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_Toc382316054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37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"_Toc382316055"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8.2.1.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noProof/>
            </w:rPr>
            <w:t>Liquid Flashing</w:t>
          </w:r>
          <w:r w:rsidR="008F5D73" w:rsidRPr="00EC7FB9">
            <w:rPr>
              <w:rStyle w:val="a9"/>
              <w:rFonts w:hint="eastAsia"/>
              <w:noProof/>
            </w:rPr>
            <w:t>：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_Toc382316055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37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"_Toc382316056"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8.2.2.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noProof/>
            </w:rPr>
            <w:t>Vapor breakthrough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_Toc382316056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37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>
          <w:pPr>
            <w:pStyle w:val="12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"_Toc382316057"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附件</w:t>
          </w:r>
          <w:r w:rsidR="008F5D73" w:rsidRPr="00EC7FB9">
            <w:rPr>
              <w:rStyle w:val="a9"/>
              <w:noProof/>
            </w:rPr>
            <w:t>3</w:t>
          </w:r>
          <w:r w:rsidR="008F5D73" w:rsidRPr="00EC7FB9">
            <w:rPr>
              <w:rStyle w:val="a9"/>
              <w:rFonts w:hint="eastAsia"/>
              <w:noProof/>
            </w:rPr>
            <w:t>：</w:t>
          </w:r>
          <w:r w:rsidR="008F5D73" w:rsidRPr="00EC7FB9">
            <w:rPr>
              <w:rStyle w:val="a9"/>
              <w:noProof/>
            </w:rPr>
            <w:t xml:space="preserve"> Fire Relief Load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_Toc382316057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39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"_Toc382316058"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塔</w:t>
          </w:r>
          <w:r w:rsidR="008F5D73" w:rsidRPr="00EC7FB9">
            <w:rPr>
              <w:rStyle w:val="a9"/>
              <w:noProof/>
            </w:rPr>
            <w:t>- Tower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_Toc382316058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39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"_Toc382316059"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9.1.1.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noProof/>
            </w:rPr>
            <w:t>Trayed Column</w:t>
          </w:r>
          <w:r w:rsidR="008F5D73" w:rsidRPr="00EC7FB9">
            <w:rPr>
              <w:rStyle w:val="a9"/>
              <w:rFonts w:hint="eastAsia"/>
              <w:noProof/>
            </w:rPr>
            <w:t>的</w:t>
          </w:r>
          <w:r w:rsidR="008F5D73" w:rsidRPr="00EC7FB9">
            <w:rPr>
              <w:rStyle w:val="a9"/>
              <w:noProof/>
            </w:rPr>
            <w:t>A[wetted]</w:t>
          </w:r>
          <w:r w:rsidR="008F5D73" w:rsidRPr="00EC7FB9">
            <w:rPr>
              <w:rStyle w:val="a9"/>
              <w:rFonts w:hint="eastAsia"/>
              <w:noProof/>
            </w:rPr>
            <w:t>计算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_Toc382316059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39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"_Toc382316060"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9.1.2.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noProof/>
            </w:rPr>
            <w:t>Packed Column</w:t>
          </w:r>
          <w:r w:rsidR="008F5D73" w:rsidRPr="00EC7FB9">
            <w:rPr>
              <w:rStyle w:val="a9"/>
              <w:rFonts w:hint="eastAsia"/>
              <w:noProof/>
            </w:rPr>
            <w:t>的</w:t>
          </w:r>
          <w:r w:rsidR="008F5D73" w:rsidRPr="00EC7FB9">
            <w:rPr>
              <w:rStyle w:val="a9"/>
              <w:noProof/>
            </w:rPr>
            <w:t>A[wetted]</w:t>
          </w:r>
          <w:r w:rsidR="008F5D73" w:rsidRPr="00EC7FB9">
            <w:rPr>
              <w:rStyle w:val="a9"/>
              <w:rFonts w:hint="eastAsia"/>
              <w:noProof/>
            </w:rPr>
            <w:t>计算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_Toc382316060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40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"_Toc382316061"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9.1.3.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蒸发焓</w:t>
          </w:r>
          <w:r w:rsidR="008F5D73" w:rsidRPr="00EC7FB9">
            <w:rPr>
              <w:rStyle w:val="a9"/>
              <w:noProof/>
            </w:rPr>
            <w:t>L[vap_fire]</w:t>
          </w:r>
          <w:r w:rsidR="008F5D73" w:rsidRPr="00EC7FB9">
            <w:rPr>
              <w:rStyle w:val="a9"/>
              <w:rFonts w:hint="eastAsia"/>
              <w:noProof/>
            </w:rPr>
            <w:t>计算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_Toc382316061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40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"_Toc382316062"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9.1.4.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泄放量计算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_Toc382316062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40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"_Toc382316063"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9.1.5.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界面设计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_Toc382316063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41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"_Toc382316064"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罐</w:t>
          </w:r>
          <w:r w:rsidR="008F5D73" w:rsidRPr="00EC7FB9">
            <w:rPr>
              <w:rStyle w:val="a9"/>
              <w:noProof/>
            </w:rPr>
            <w:t>- Drum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_Toc382316064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44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"_Toc382316065"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9.2.1.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noProof/>
            </w:rPr>
            <w:t>A[wetted]</w:t>
          </w:r>
          <w:r w:rsidR="008F5D73" w:rsidRPr="00EC7FB9">
            <w:rPr>
              <w:rStyle w:val="a9"/>
              <w:rFonts w:hint="eastAsia"/>
              <w:noProof/>
            </w:rPr>
            <w:t>计算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_Toc382316065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44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"_Toc382316066"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9.2.2.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火灾工况蒸发焓</w:t>
          </w:r>
          <w:r w:rsidR="008F5D73" w:rsidRPr="00EC7FB9">
            <w:rPr>
              <w:rStyle w:val="a9"/>
              <w:noProof/>
            </w:rPr>
            <w:t xml:space="preserve"> Latent Heat L[vap_fire]</w:t>
          </w:r>
          <w:r w:rsidR="008F5D73" w:rsidRPr="00EC7FB9">
            <w:rPr>
              <w:rStyle w:val="a9"/>
              <w:rFonts w:hint="eastAsia"/>
              <w:noProof/>
            </w:rPr>
            <w:t>计算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_Toc382316066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46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"_Toc382316067"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9.2.3.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泄放量计算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_Toc382316067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46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"_Toc382316068"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9.2.4.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界面设计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_Toc382316068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46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"_Toc382316069"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9.3.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管壳式换热器</w:t>
          </w:r>
          <w:r w:rsidR="008F5D73" w:rsidRPr="00EC7FB9">
            <w:rPr>
              <w:rStyle w:val="a9"/>
              <w:noProof/>
            </w:rPr>
            <w:t>Shell-Tube HX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_Toc382316069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49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"_Toc382316070"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9.3.1.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noProof/>
            </w:rPr>
            <w:t>A[wetted]</w:t>
          </w:r>
          <w:r w:rsidR="008F5D73" w:rsidRPr="00EC7FB9">
            <w:rPr>
              <w:rStyle w:val="a9"/>
              <w:rFonts w:hint="eastAsia"/>
              <w:noProof/>
            </w:rPr>
            <w:t>计算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_Toc382316070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49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lastRenderedPageBreak/>
            <w:fldChar w:fldCharType="begin"/>
          </w:r>
          <w:r>
            <w:instrText xml:space="preserve"> HYPERLINK \l "_Toc382316071"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9.3.2.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蒸发焓</w:t>
          </w:r>
          <w:r w:rsidR="008F5D73" w:rsidRPr="00EC7FB9">
            <w:rPr>
              <w:rStyle w:val="a9"/>
              <w:noProof/>
            </w:rPr>
            <w:t>L[vap_fire]</w:t>
          </w:r>
          <w:r w:rsidR="008F5D73" w:rsidRPr="00EC7FB9">
            <w:rPr>
              <w:rStyle w:val="a9"/>
              <w:rFonts w:hint="eastAsia"/>
              <w:noProof/>
            </w:rPr>
            <w:t>计算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_Toc382316071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49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"_Toc382316072"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9.3.3.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泄放量计算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_Toc382316072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51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"_Toc382316073"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9.3.4.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界面设计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_Toc382316073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51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"_Toc382316074"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9.4.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空冷器</w:t>
          </w:r>
          <w:r w:rsidR="008F5D73" w:rsidRPr="00EC7FB9">
            <w:rPr>
              <w:rStyle w:val="a9"/>
              <w:noProof/>
            </w:rPr>
            <w:t>Air cooled HX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_Toc382316074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51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"_Toc382316075"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9.4.1.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空冷器</w:t>
          </w:r>
          <w:r w:rsidR="008F5D73" w:rsidRPr="00EC7FB9">
            <w:rPr>
              <w:rStyle w:val="a9"/>
              <w:noProof/>
            </w:rPr>
            <w:t>A[wetted]</w:t>
          </w:r>
          <w:r w:rsidR="008F5D73" w:rsidRPr="00EC7FB9">
            <w:rPr>
              <w:rStyle w:val="a9"/>
              <w:rFonts w:hint="eastAsia"/>
              <w:noProof/>
            </w:rPr>
            <w:t>计算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_Toc382316075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51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"_Toc382316076"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9.4.2.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蒸发焓</w:t>
          </w:r>
          <w:r w:rsidR="008F5D73" w:rsidRPr="00EC7FB9">
            <w:rPr>
              <w:rStyle w:val="a9"/>
              <w:noProof/>
            </w:rPr>
            <w:t>L[vap_fire]</w:t>
          </w:r>
          <w:r w:rsidR="008F5D73" w:rsidRPr="00EC7FB9">
            <w:rPr>
              <w:rStyle w:val="a9"/>
              <w:rFonts w:hint="eastAsia"/>
              <w:noProof/>
            </w:rPr>
            <w:t>计算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_Toc382316076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52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"_Toc382316077"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9.4.3.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界面设计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_Toc382316077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52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"_Toc382316078"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9.5.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全气相容器</w:t>
          </w:r>
          <w:r w:rsidR="008F5D73" w:rsidRPr="00EC7FB9">
            <w:rPr>
              <w:rStyle w:val="a9"/>
              <w:noProof/>
            </w:rPr>
            <w:t>-All Vapor Drum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_Toc382316078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52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"_Toc382316079"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9.5.1.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适用范围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_Toc382316079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53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"_Toc382316080"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9.5.2.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泄放量计算方法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_Toc382316080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53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"_Toc382316081"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9.5.3.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界面设计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_Toc382316081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53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"_Toc382316082"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9.6.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重质油容器</w:t>
          </w:r>
          <w:r w:rsidR="008F5D73" w:rsidRPr="00EC7FB9">
            <w:rPr>
              <w:rStyle w:val="a9"/>
              <w:noProof/>
            </w:rPr>
            <w:t>-Heavy Oil Vessel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_Toc382316082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54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"_Toc382316083"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9.6.1.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适用范围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_Toc382316083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54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"_Toc382316084"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9.6.2.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计算方法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_Toc382316084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54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"_Toc382316085"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9.6.3.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界面设计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_Toc382316085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55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>
          <w:pPr>
            <w:pStyle w:val="12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"_Toc382316086"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10.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附件</w:t>
          </w:r>
          <w:r w:rsidR="008F5D73" w:rsidRPr="00EC7FB9">
            <w:rPr>
              <w:rStyle w:val="a9"/>
              <w:noProof/>
            </w:rPr>
            <w:t>4</w:t>
          </w:r>
          <w:r w:rsidR="008F5D73" w:rsidRPr="00EC7FB9">
            <w:rPr>
              <w:rStyle w:val="a9"/>
              <w:rFonts w:hint="eastAsia"/>
              <w:noProof/>
            </w:rPr>
            <w:t>：紧急泄压</w:t>
          </w:r>
          <w:r w:rsidR="008F5D73" w:rsidRPr="00EC7FB9">
            <w:rPr>
              <w:rStyle w:val="a9"/>
              <w:noProof/>
            </w:rPr>
            <w:t>-Depressuring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_Toc382316086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56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"_Toc382316087"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10.1.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计算方法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_Toc382316087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56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"_Toc382316088"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10.1.1.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简化法</w:t>
          </w:r>
          <w:r w:rsidR="008F5D73" w:rsidRPr="00EC7FB9">
            <w:rPr>
              <w:rStyle w:val="a9"/>
              <w:noProof/>
            </w:rPr>
            <w:t>-Shortcut Method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_Toc382316088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56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31"/>
            <w:tabs>
              <w:tab w:val="left" w:pos="1680"/>
              <w:tab w:val="right" w:leader="dot" w:pos="8296"/>
            </w:tabs>
            <w:ind w:left="88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"_Toc382316089"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10.1.2.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导入</w:t>
          </w:r>
          <w:r w:rsidR="008F5D73" w:rsidRPr="00EC7FB9">
            <w:rPr>
              <w:rStyle w:val="a9"/>
              <w:noProof/>
            </w:rPr>
            <w:t>PROII DEPR Unit</w:t>
          </w:r>
          <w:r w:rsidR="008F5D73" w:rsidRPr="00EC7FB9">
            <w:rPr>
              <w:rStyle w:val="a9"/>
              <w:rFonts w:hint="eastAsia"/>
              <w:noProof/>
            </w:rPr>
            <w:t>计算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_Toc382316089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56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"_Toc382316090"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10.2.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界面设计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_Toc382316090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57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>
          <w:pPr>
            <w:pStyle w:val="12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"_Toc382316091"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附件</w:t>
          </w:r>
          <w:r w:rsidR="008F5D73" w:rsidRPr="00EC7FB9">
            <w:rPr>
              <w:rStyle w:val="a9"/>
              <w:noProof/>
            </w:rPr>
            <w:t>5</w:t>
          </w:r>
          <w:r w:rsidR="008F5D73" w:rsidRPr="00EC7FB9">
            <w:rPr>
              <w:rStyle w:val="a9"/>
              <w:rFonts w:hint="eastAsia"/>
              <w:noProof/>
            </w:rPr>
            <w:t>：</w:t>
          </w:r>
          <w:r w:rsidR="008F5D73" w:rsidRPr="00EC7FB9">
            <w:rPr>
              <w:rStyle w:val="a9"/>
              <w:noProof/>
            </w:rPr>
            <w:t>Reactor Loop HX Rerating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_Toc382316091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60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"_Toc382316092"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11.1.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适用范围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_Toc382316092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60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"_Toc382316093"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11.2.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计算步骤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_Toc382316093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60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"_Toc382316094"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11.3.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界面设计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_Toc382316094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61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>
          <w:pPr>
            <w:pStyle w:val="12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"_Toc382316095"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附件</w:t>
          </w:r>
          <w:r w:rsidR="008F5D73" w:rsidRPr="00EC7FB9">
            <w:rPr>
              <w:rStyle w:val="a9"/>
              <w:noProof/>
            </w:rPr>
            <w:t>X</w:t>
          </w:r>
          <w:r w:rsidR="008F5D73" w:rsidRPr="00EC7FB9">
            <w:rPr>
              <w:rStyle w:val="a9"/>
              <w:rFonts w:hint="eastAsia"/>
              <w:noProof/>
            </w:rPr>
            <w:t>：</w:t>
          </w:r>
          <w:r w:rsidR="008F5D73" w:rsidRPr="00EC7FB9">
            <w:rPr>
              <w:rStyle w:val="a9"/>
              <w:noProof/>
            </w:rPr>
            <w:t xml:space="preserve"> General Settings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_Toc382316095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65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"_Toc382316096"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12.1.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全局设置</w:t>
          </w:r>
          <w:r w:rsidR="008F5D73" w:rsidRPr="00EC7FB9">
            <w:rPr>
              <w:rStyle w:val="a9"/>
              <w:noProof/>
            </w:rPr>
            <w:t xml:space="preserve"> Global Settings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_Toc382316096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65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"_Toc382316097"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12.2.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警告信息</w:t>
          </w:r>
          <w:r w:rsidR="008F5D73" w:rsidRPr="00EC7FB9">
            <w:rPr>
              <w:rStyle w:val="a9"/>
              <w:noProof/>
            </w:rPr>
            <w:t>-Warning Message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_Toc382316097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65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>
          <w:pPr>
            <w:pStyle w:val="12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"_Toc382316098"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13.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附件</w:t>
          </w:r>
          <w:r w:rsidR="008F5D73" w:rsidRPr="00EC7FB9">
            <w:rPr>
              <w:rStyle w:val="a9"/>
              <w:noProof/>
            </w:rPr>
            <w:t>Y</w:t>
          </w:r>
          <w:r w:rsidR="008F5D73" w:rsidRPr="00EC7FB9">
            <w:rPr>
              <w:rStyle w:val="a9"/>
              <w:rFonts w:hint="eastAsia"/>
              <w:noProof/>
            </w:rPr>
            <w:t>：</w:t>
          </w:r>
          <w:r w:rsidR="008F5D73" w:rsidRPr="00EC7FB9">
            <w:rPr>
              <w:rStyle w:val="a9"/>
              <w:noProof/>
            </w:rPr>
            <w:t xml:space="preserve"> </w:t>
          </w:r>
          <w:r w:rsidR="008F5D73" w:rsidRPr="00EC7FB9">
            <w:rPr>
              <w:rStyle w:val="a9"/>
              <w:rFonts w:hint="eastAsia"/>
              <w:noProof/>
            </w:rPr>
            <w:t>通用界面的设计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_Toc382316098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67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"_Toc382316099"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13.1.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noProof/>
            </w:rPr>
            <w:t>Source</w:t>
          </w:r>
          <w:r w:rsidR="008F5D73" w:rsidRPr="00EC7FB9">
            <w:rPr>
              <w:rStyle w:val="a9"/>
              <w:rFonts w:hint="eastAsia"/>
              <w:noProof/>
            </w:rPr>
            <w:t>界面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_Toc382316099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67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"_Toc382316100"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13.2.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noProof/>
            </w:rPr>
            <w:t>Scenario</w:t>
          </w:r>
          <w:r w:rsidR="008F5D73" w:rsidRPr="00EC7FB9">
            <w:rPr>
              <w:rStyle w:val="a9"/>
              <w:rFonts w:hint="eastAsia"/>
              <w:noProof/>
            </w:rPr>
            <w:t>界面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_Toc382316100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67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"_Toc382316101"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13.3.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noProof/>
            </w:rPr>
            <w:t>PSV</w:t>
          </w:r>
          <w:r w:rsidR="008F5D73" w:rsidRPr="00EC7FB9">
            <w:rPr>
              <w:rStyle w:val="a9"/>
              <w:rFonts w:hint="eastAsia"/>
              <w:noProof/>
            </w:rPr>
            <w:t>界面更新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_Toc382316101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68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8F5D73" w:rsidRDefault="00A62E56" w:rsidP="008F5D73">
          <w:pPr>
            <w:pStyle w:val="21"/>
            <w:tabs>
              <w:tab w:val="left" w:pos="1260"/>
              <w:tab w:val="right" w:leader="dot" w:pos="8296"/>
            </w:tabs>
            <w:ind w:left="440"/>
            <w:rPr>
              <w:noProof/>
              <w:sz w:val="21"/>
            </w:rPr>
          </w:pPr>
          <w:r>
            <w:fldChar w:fldCharType="begin"/>
          </w:r>
          <w:r>
            <w:instrText xml:space="preserve"> HYPERLINK \l "_Toc382316102" </w:instrText>
          </w:r>
          <w:r>
            <w:fldChar w:fldCharType="separate"/>
          </w:r>
          <w:r w:rsidR="008F5D73" w:rsidRPr="00EC7FB9">
            <w:rPr>
              <w:rStyle w:val="a9"/>
              <w:noProof/>
            </w:rPr>
            <w:t>13.4.</w:t>
          </w:r>
          <w:r w:rsidR="008F5D73">
            <w:rPr>
              <w:noProof/>
              <w:sz w:val="21"/>
            </w:rPr>
            <w:tab/>
          </w:r>
          <w:r w:rsidR="008F5D73" w:rsidRPr="00EC7FB9">
            <w:rPr>
              <w:rStyle w:val="a9"/>
              <w:rFonts w:hint="eastAsia"/>
              <w:noProof/>
            </w:rPr>
            <w:t>塔附属换热器界面的更新</w:t>
          </w:r>
          <w:r w:rsidR="008F5D73">
            <w:rPr>
              <w:noProof/>
              <w:webHidden/>
            </w:rPr>
            <w:tab/>
          </w:r>
          <w:r w:rsidR="009570EB">
            <w:rPr>
              <w:noProof/>
              <w:webHidden/>
            </w:rPr>
            <w:fldChar w:fldCharType="begin"/>
          </w:r>
          <w:r w:rsidR="008F5D73">
            <w:rPr>
              <w:noProof/>
              <w:webHidden/>
            </w:rPr>
            <w:instrText xml:space="preserve"> PAGEREF _Toc382316102 \h </w:instrText>
          </w:r>
          <w:r w:rsidR="009570EB">
            <w:rPr>
              <w:noProof/>
              <w:webHidden/>
            </w:rPr>
          </w:r>
          <w:r w:rsidR="009570EB">
            <w:rPr>
              <w:noProof/>
              <w:webHidden/>
            </w:rPr>
            <w:fldChar w:fldCharType="separate"/>
          </w:r>
          <w:r w:rsidR="008F5D73">
            <w:rPr>
              <w:noProof/>
              <w:webHidden/>
            </w:rPr>
            <w:t>69</w:t>
          </w:r>
          <w:r w:rsidR="009570E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B20F7" w:rsidRDefault="009570EB">
          <w:r>
            <w:fldChar w:fldCharType="end"/>
          </w:r>
        </w:p>
      </w:sdtContent>
    </w:sdt>
    <w:p w:rsidR="000647D8" w:rsidRDefault="000647D8" w:rsidP="00E427ED">
      <w:pPr>
        <w:spacing w:after="156"/>
      </w:pPr>
    </w:p>
    <w:p w:rsidR="00FB20F7" w:rsidRDefault="00FB20F7">
      <w:pPr>
        <w:widowControl/>
        <w:jc w:val="left"/>
        <w:rPr>
          <w:b/>
          <w:sz w:val="32"/>
        </w:rPr>
      </w:pPr>
      <w:r>
        <w:br w:type="page"/>
      </w:r>
    </w:p>
    <w:p w:rsidR="00140A6C" w:rsidRPr="005D349F" w:rsidRDefault="00140A6C" w:rsidP="006B0035">
      <w:pPr>
        <w:pStyle w:val="1"/>
        <w:spacing w:after="156"/>
        <w:ind w:left="0"/>
      </w:pPr>
      <w:bookmarkStart w:id="0" w:name="_Toc382315985"/>
      <w:proofErr w:type="gramStart"/>
      <w:r w:rsidRPr="005D349F">
        <w:lastRenderedPageBreak/>
        <w:t>塔类</w:t>
      </w:r>
      <w:proofErr w:type="gramEnd"/>
      <w:r w:rsidR="001D5EF0">
        <w:rPr>
          <w:rFonts w:hint="eastAsia"/>
        </w:rPr>
        <w:t>-Tower</w:t>
      </w:r>
      <w:bookmarkEnd w:id="0"/>
    </w:p>
    <w:p w:rsidR="00140A6C" w:rsidRPr="009045F2" w:rsidRDefault="00140A6C" w:rsidP="00E427ED">
      <w:pPr>
        <w:spacing w:after="156"/>
      </w:pPr>
      <w:r w:rsidRPr="009045F2">
        <w:rPr>
          <w:rFonts w:hint="eastAsia"/>
        </w:rPr>
        <w:t>根据泄放分析的需要，分为蒸馏塔（</w:t>
      </w:r>
      <w:r w:rsidRPr="009045F2">
        <w:rPr>
          <w:rFonts w:hint="eastAsia"/>
        </w:rPr>
        <w:t>Distillation</w:t>
      </w:r>
      <w:r w:rsidRPr="009045F2">
        <w:rPr>
          <w:rFonts w:hint="eastAsia"/>
        </w:rPr>
        <w:t>）、吸收塔（</w:t>
      </w:r>
      <w:r w:rsidRPr="009045F2">
        <w:rPr>
          <w:rFonts w:hint="eastAsia"/>
        </w:rPr>
        <w:t>Absorber</w:t>
      </w:r>
      <w:r w:rsidRPr="009045F2">
        <w:rPr>
          <w:rFonts w:hint="eastAsia"/>
        </w:rPr>
        <w:t>）、再生塔（</w:t>
      </w:r>
      <w:r w:rsidRPr="009045F2">
        <w:rPr>
          <w:rFonts w:hint="eastAsia"/>
        </w:rPr>
        <w:t>Regeneration</w:t>
      </w:r>
      <w:r w:rsidRPr="009045F2">
        <w:rPr>
          <w:rFonts w:hint="eastAsia"/>
        </w:rPr>
        <w:t>），对应软件中三个被保护设备图标。</w:t>
      </w:r>
    </w:p>
    <w:p w:rsidR="00140A6C" w:rsidRPr="00140A6C" w:rsidRDefault="00140A6C" w:rsidP="00E427ED">
      <w:pPr>
        <w:spacing w:after="156"/>
      </w:pPr>
      <w:r w:rsidRPr="009045F2">
        <w:rPr>
          <w:rFonts w:hint="eastAsia"/>
        </w:rPr>
        <w:t>其中蒸馏塔包括</w:t>
      </w:r>
      <w:r w:rsidRPr="005917CC">
        <w:t>常规精馏塔（冷凝器和再沸器）、典型的炼油塔（冷凝器、蒸汽气提、中段循环、</w:t>
      </w:r>
      <w:proofErr w:type="gramStart"/>
      <w:r w:rsidRPr="005917CC">
        <w:t>侧提塔</w:t>
      </w:r>
      <w:proofErr w:type="gramEnd"/>
      <w:r w:rsidRPr="005917CC">
        <w:t>）、汽提塔（塔</w:t>
      </w:r>
      <w:proofErr w:type="gramStart"/>
      <w:r w:rsidRPr="005917CC">
        <w:t>釜</w:t>
      </w:r>
      <w:proofErr w:type="gramEnd"/>
      <w:r w:rsidR="00CA3D85">
        <w:rPr>
          <w:rFonts w:hint="eastAsia"/>
        </w:rPr>
        <w:t>用</w:t>
      </w:r>
      <w:r w:rsidR="00CA3D85">
        <w:t>蒸汽</w:t>
      </w:r>
      <w:r w:rsidR="00CA3D85">
        <w:rPr>
          <w:rFonts w:hint="eastAsia"/>
        </w:rPr>
        <w:t>气提，塔顶含冷凝器或者不含冷凝器</w:t>
      </w:r>
      <w:r w:rsidRPr="005917CC">
        <w:t>）</w:t>
      </w:r>
      <w:r w:rsidR="00E2739B">
        <w:rPr>
          <w:rFonts w:hint="eastAsia"/>
        </w:rPr>
        <w:t>、蒸出塔（</w:t>
      </w:r>
      <w:r w:rsidR="00CA3D85">
        <w:rPr>
          <w:rFonts w:hint="eastAsia"/>
        </w:rPr>
        <w:t>Reboiler Stripper</w:t>
      </w:r>
      <w:r w:rsidR="00E2739B">
        <w:rPr>
          <w:rFonts w:hint="eastAsia"/>
        </w:rPr>
        <w:t>只有再沸器没有冷凝器）</w:t>
      </w:r>
      <w:r>
        <w:rPr>
          <w:rFonts w:hint="eastAsia"/>
        </w:rPr>
        <w:t>等。</w:t>
      </w:r>
    </w:p>
    <w:p w:rsidR="00140A6C" w:rsidRPr="00ED32F7" w:rsidRDefault="00140A6C" w:rsidP="00DC7A7A">
      <w:pPr>
        <w:pStyle w:val="20"/>
        <w:spacing w:before="156" w:after="156"/>
      </w:pPr>
      <w:bookmarkStart w:id="1" w:name="_Toc382315986"/>
      <w:r w:rsidRPr="00ED32F7">
        <w:t>蒸馏塔类</w:t>
      </w:r>
      <w:r w:rsidR="002C4E41" w:rsidRPr="00ED32F7">
        <w:rPr>
          <w:rFonts w:hint="eastAsia"/>
        </w:rPr>
        <w:t>-Distillation</w:t>
      </w:r>
      <w:bookmarkEnd w:id="1"/>
    </w:p>
    <w:p w:rsidR="002C4E41" w:rsidRPr="00ED32F7" w:rsidRDefault="002C4E41" w:rsidP="00DC7A7A">
      <w:pPr>
        <w:pStyle w:val="3"/>
        <w:spacing w:before="156" w:after="156"/>
      </w:pPr>
      <w:bookmarkStart w:id="2" w:name="_Toc382315987"/>
      <w:r w:rsidRPr="00ED32F7">
        <w:rPr>
          <w:rFonts w:hint="eastAsia"/>
        </w:rPr>
        <w:t>出口堵塞</w:t>
      </w:r>
      <w:r w:rsidRPr="00ED32F7">
        <w:rPr>
          <w:rFonts w:hint="eastAsia"/>
        </w:rPr>
        <w:t>-Blocked Outlet</w:t>
      </w:r>
      <w:bookmarkEnd w:id="2"/>
    </w:p>
    <w:p w:rsidR="002C4E41" w:rsidRDefault="00E2739B" w:rsidP="00E427ED">
      <w:pPr>
        <w:pStyle w:val="a6"/>
        <w:numPr>
          <w:ilvl w:val="0"/>
          <w:numId w:val="2"/>
        </w:numPr>
        <w:spacing w:after="156"/>
        <w:ind w:firstLineChars="0"/>
      </w:pPr>
      <w:r>
        <w:rPr>
          <w:rFonts w:hint="eastAsia"/>
        </w:rPr>
        <w:t>计算方法：</w:t>
      </w:r>
      <w:r>
        <w:rPr>
          <w:rFonts w:hint="eastAsia"/>
        </w:rPr>
        <w:t>Unbalanced Heat</w:t>
      </w:r>
    </w:p>
    <w:p w:rsidR="00E2739B" w:rsidRDefault="00D37CFB" w:rsidP="00E427ED">
      <w:pPr>
        <w:pStyle w:val="a6"/>
        <w:numPr>
          <w:ilvl w:val="0"/>
          <w:numId w:val="2"/>
        </w:numPr>
        <w:spacing w:after="156"/>
        <w:ind w:firstLineChars="0"/>
      </w:pPr>
      <w:r>
        <w:rPr>
          <w:rFonts w:hint="eastAsia"/>
        </w:rPr>
        <w:t>基本假设</w:t>
      </w:r>
      <w:r w:rsidR="00E2739B">
        <w:rPr>
          <w:rFonts w:hint="eastAsia"/>
        </w:rPr>
        <w:t>：</w:t>
      </w:r>
    </w:p>
    <w:p w:rsidR="00E2739B" w:rsidRDefault="00E2739B" w:rsidP="00E427ED">
      <w:pPr>
        <w:pStyle w:val="a6"/>
        <w:numPr>
          <w:ilvl w:val="1"/>
          <w:numId w:val="2"/>
        </w:numPr>
        <w:spacing w:after="156"/>
        <w:ind w:firstLineChars="0"/>
      </w:pPr>
      <w:r>
        <w:rPr>
          <w:rFonts w:hint="eastAsia"/>
        </w:rPr>
        <w:t>蒸馏塔塔顶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凝气累积，造成冷凝器不工作（全部冷凝器中断</w:t>
      </w:r>
      <w:r>
        <w:rPr>
          <w:rFonts w:hint="eastAsia"/>
        </w:rPr>
        <w:t>Duty=0</w:t>
      </w:r>
      <w:r>
        <w:rPr>
          <w:rFonts w:hint="eastAsia"/>
        </w:rPr>
        <w:t>）</w:t>
      </w:r>
    </w:p>
    <w:p w:rsidR="00B33A8C" w:rsidRDefault="00B33A8C" w:rsidP="00E427ED">
      <w:pPr>
        <w:pStyle w:val="a6"/>
        <w:numPr>
          <w:ilvl w:val="1"/>
          <w:numId w:val="2"/>
        </w:numPr>
        <w:spacing w:after="156"/>
        <w:ind w:firstLineChars="0"/>
      </w:pP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凝气累积可能是由于出口阀门关闭、出口压缩机跳车、回流罐液泛堵塞</w:t>
      </w:r>
    </w:p>
    <w:p w:rsidR="00CA3D85" w:rsidRDefault="00E2739B" w:rsidP="00E427ED">
      <w:pPr>
        <w:pStyle w:val="a6"/>
        <w:numPr>
          <w:ilvl w:val="0"/>
          <w:numId w:val="2"/>
        </w:numPr>
        <w:spacing w:after="156"/>
        <w:ind w:firstLineChars="0"/>
      </w:pPr>
      <w:r>
        <w:rPr>
          <w:rFonts w:hint="eastAsia"/>
        </w:rPr>
        <w:t>特殊情况：</w:t>
      </w:r>
    </w:p>
    <w:p w:rsidR="00AF6A8F" w:rsidRDefault="00AF6A8F" w:rsidP="00E427ED">
      <w:pPr>
        <w:pStyle w:val="a6"/>
        <w:numPr>
          <w:ilvl w:val="1"/>
          <w:numId w:val="2"/>
        </w:numPr>
        <w:spacing w:after="156"/>
        <w:ind w:firstLineChars="0"/>
      </w:pPr>
      <w:r>
        <w:rPr>
          <w:rFonts w:hint="eastAsia"/>
        </w:rPr>
        <w:t>塔顶气相进压缩机时，压缩机跳车工况即为出口堵塞工况</w:t>
      </w:r>
    </w:p>
    <w:p w:rsidR="00CA3D85" w:rsidRDefault="00E2739B" w:rsidP="00E427ED">
      <w:pPr>
        <w:pStyle w:val="a6"/>
        <w:numPr>
          <w:ilvl w:val="1"/>
          <w:numId w:val="2"/>
        </w:numPr>
        <w:spacing w:after="156"/>
        <w:ind w:firstLineChars="0"/>
      </w:pPr>
      <w:r>
        <w:rPr>
          <w:rFonts w:hint="eastAsia"/>
        </w:rPr>
        <w:t>对</w:t>
      </w:r>
      <w:r w:rsidR="00CA3D85">
        <w:rPr>
          <w:rFonts w:hint="eastAsia"/>
        </w:rPr>
        <w:t>蒸汽汽提塔和</w:t>
      </w:r>
      <w:proofErr w:type="gramStart"/>
      <w:r>
        <w:rPr>
          <w:rFonts w:hint="eastAsia"/>
        </w:rPr>
        <w:t>蒸出塔</w:t>
      </w:r>
      <w:r w:rsidR="00D37CFB">
        <w:rPr>
          <w:rFonts w:hint="eastAsia"/>
        </w:rPr>
        <w:t>的</w:t>
      </w:r>
      <w:proofErr w:type="gramEnd"/>
      <w:r w:rsidR="00D37CFB">
        <w:rPr>
          <w:rFonts w:hint="eastAsia"/>
        </w:rPr>
        <w:t>出口堵塞工况也适用</w:t>
      </w:r>
      <w:r w:rsidR="00D37CFB">
        <w:rPr>
          <w:rFonts w:hint="eastAsia"/>
        </w:rPr>
        <w:t>Unbalanced Heat</w:t>
      </w:r>
      <w:r w:rsidR="00D37CFB">
        <w:rPr>
          <w:rFonts w:hint="eastAsia"/>
        </w:rPr>
        <w:t>方法</w:t>
      </w:r>
    </w:p>
    <w:p w:rsidR="00CA3D85" w:rsidRPr="002C4E41" w:rsidRDefault="00CA3D85" w:rsidP="00E427ED">
      <w:pPr>
        <w:pStyle w:val="a6"/>
        <w:numPr>
          <w:ilvl w:val="1"/>
          <w:numId w:val="2"/>
        </w:numPr>
        <w:spacing w:after="156"/>
        <w:ind w:firstLineChars="0"/>
      </w:pPr>
      <w:r>
        <w:rPr>
          <w:rFonts w:hint="eastAsia"/>
        </w:rPr>
        <w:t>注意蒸汽汽提塔时调用“含蒸汽的</w:t>
      </w:r>
      <w:r>
        <w:rPr>
          <w:rFonts w:hint="eastAsia"/>
        </w:rPr>
        <w:t>Unbalanced</w:t>
      </w:r>
      <w:r>
        <w:rPr>
          <w:rFonts w:hint="eastAsia"/>
        </w:rPr>
        <w:t>方法”</w:t>
      </w:r>
      <w:r w:rsidR="00B8352C">
        <w:rPr>
          <w:rFonts w:hint="eastAsia"/>
        </w:rPr>
        <w:t>功能块</w:t>
      </w:r>
    </w:p>
    <w:p w:rsidR="00140A6C" w:rsidRDefault="00140A6C" w:rsidP="00E427ED">
      <w:pPr>
        <w:spacing w:after="156"/>
      </w:pPr>
    </w:p>
    <w:p w:rsidR="00D37CFB" w:rsidRDefault="00D37CFB" w:rsidP="00DC7A7A">
      <w:pPr>
        <w:pStyle w:val="3"/>
        <w:spacing w:before="156" w:after="156"/>
      </w:pPr>
      <w:bookmarkStart w:id="3" w:name="_Toc382315988"/>
      <w:r>
        <w:rPr>
          <w:rFonts w:hint="eastAsia"/>
        </w:rPr>
        <w:t>回流中断</w:t>
      </w:r>
      <w:r>
        <w:rPr>
          <w:rFonts w:hint="eastAsia"/>
        </w:rPr>
        <w:t>-Reflux Failure</w:t>
      </w:r>
      <w:bookmarkEnd w:id="3"/>
    </w:p>
    <w:p w:rsidR="00D37CFB" w:rsidRDefault="00D37CFB" w:rsidP="00E427ED">
      <w:pPr>
        <w:pStyle w:val="a6"/>
        <w:numPr>
          <w:ilvl w:val="0"/>
          <w:numId w:val="3"/>
        </w:numPr>
        <w:spacing w:after="156"/>
        <w:ind w:firstLineChars="0"/>
      </w:pPr>
      <w:r>
        <w:rPr>
          <w:rFonts w:hint="eastAsia"/>
        </w:rPr>
        <w:t>计算方法：</w:t>
      </w:r>
      <w:r>
        <w:rPr>
          <w:rFonts w:hint="eastAsia"/>
        </w:rPr>
        <w:t>Unbalanced Heat</w:t>
      </w:r>
    </w:p>
    <w:p w:rsidR="00E941B6" w:rsidRDefault="00E941B6" w:rsidP="00E427ED">
      <w:pPr>
        <w:pStyle w:val="a6"/>
        <w:numPr>
          <w:ilvl w:val="0"/>
          <w:numId w:val="3"/>
        </w:numPr>
        <w:spacing w:after="156"/>
        <w:ind w:firstLineChars="0"/>
      </w:pPr>
      <w:r>
        <w:rPr>
          <w:rFonts w:hint="eastAsia"/>
        </w:rPr>
        <w:t>基本假设：</w:t>
      </w:r>
    </w:p>
    <w:p w:rsidR="00E941B6" w:rsidRDefault="007E0605" w:rsidP="00E427ED">
      <w:pPr>
        <w:pStyle w:val="a6"/>
        <w:numPr>
          <w:ilvl w:val="1"/>
          <w:numId w:val="2"/>
        </w:numPr>
        <w:spacing w:after="156"/>
        <w:ind w:firstLineChars="0"/>
      </w:pPr>
      <w:r>
        <w:rPr>
          <w:rFonts w:hint="eastAsia"/>
        </w:rPr>
        <w:t>由于回流泵停、回流阀误关闭等造成中断。</w:t>
      </w:r>
    </w:p>
    <w:p w:rsidR="00E941B6" w:rsidRDefault="00E941B6" w:rsidP="00E427ED">
      <w:pPr>
        <w:pStyle w:val="a6"/>
        <w:numPr>
          <w:ilvl w:val="1"/>
          <w:numId w:val="2"/>
        </w:numPr>
        <w:spacing w:after="156"/>
        <w:ind w:firstLineChars="0"/>
      </w:pPr>
      <w:r>
        <w:rPr>
          <w:rFonts w:hint="eastAsia"/>
        </w:rPr>
        <w:t>通过</w:t>
      </w:r>
      <w:r>
        <w:rPr>
          <w:rFonts w:hint="eastAsia"/>
        </w:rPr>
        <w:t>Surge Time</w:t>
      </w:r>
      <w:r>
        <w:rPr>
          <w:rFonts w:hint="eastAsia"/>
        </w:rPr>
        <w:t>功能</w:t>
      </w:r>
      <w:proofErr w:type="gramStart"/>
      <w:r>
        <w:rPr>
          <w:rFonts w:hint="eastAsia"/>
        </w:rPr>
        <w:t>块计算</w:t>
      </w:r>
      <w:proofErr w:type="gramEnd"/>
      <w:r>
        <w:rPr>
          <w:rFonts w:hint="eastAsia"/>
        </w:rPr>
        <w:t>Surge</w:t>
      </w:r>
      <w:r>
        <w:rPr>
          <w:rFonts w:hint="eastAsia"/>
        </w:rPr>
        <w:t>时间，如果从</w:t>
      </w:r>
      <w:r>
        <w:rPr>
          <w:rFonts w:hint="eastAsia"/>
        </w:rPr>
        <w:t>HHL</w:t>
      </w:r>
      <w:r>
        <w:rPr>
          <w:rFonts w:hint="eastAsia"/>
        </w:rPr>
        <w:t>到</w:t>
      </w:r>
      <w:r>
        <w:rPr>
          <w:rFonts w:hint="eastAsia"/>
        </w:rPr>
        <w:t>Flood</w:t>
      </w:r>
      <w:r>
        <w:rPr>
          <w:rFonts w:hint="eastAsia"/>
        </w:rPr>
        <w:t>超过</w:t>
      </w:r>
      <w:r>
        <w:rPr>
          <w:rFonts w:hint="eastAsia"/>
        </w:rPr>
        <w:t>10min</w:t>
      </w:r>
      <w:r>
        <w:rPr>
          <w:rFonts w:hint="eastAsia"/>
        </w:rPr>
        <w:t>，则认为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液泛；如果小于</w:t>
      </w:r>
      <w:r>
        <w:rPr>
          <w:rFonts w:hint="eastAsia"/>
        </w:rPr>
        <w:t>10min</w:t>
      </w:r>
      <w:r>
        <w:rPr>
          <w:rFonts w:hint="eastAsia"/>
        </w:rPr>
        <w:t>，则认为液泛，即冷凝器</w:t>
      </w:r>
      <w:r>
        <w:rPr>
          <w:rFonts w:hint="eastAsia"/>
        </w:rPr>
        <w:t>Duty=0</w:t>
      </w:r>
      <w:r>
        <w:rPr>
          <w:rFonts w:hint="eastAsia"/>
        </w:rPr>
        <w:t>，气相出口堵塞。</w:t>
      </w:r>
    </w:p>
    <w:p w:rsidR="003C717F" w:rsidRDefault="003C717F" w:rsidP="00E427ED">
      <w:pPr>
        <w:pStyle w:val="a6"/>
        <w:numPr>
          <w:ilvl w:val="1"/>
          <w:numId w:val="2"/>
        </w:numPr>
        <w:spacing w:after="156"/>
        <w:ind w:firstLineChars="0"/>
      </w:pPr>
      <w:r>
        <w:rPr>
          <w:rFonts w:hint="eastAsia"/>
        </w:rPr>
        <w:t>如果不选择</w:t>
      </w:r>
      <w:r>
        <w:rPr>
          <w:rFonts w:hint="eastAsia"/>
        </w:rPr>
        <w:t>Surge Time</w:t>
      </w:r>
      <w:r>
        <w:rPr>
          <w:rFonts w:hint="eastAsia"/>
        </w:rPr>
        <w:t>计算，则假设冷凝器</w:t>
      </w:r>
      <w:r>
        <w:rPr>
          <w:rFonts w:hint="eastAsia"/>
        </w:rPr>
        <w:t>Flood</w:t>
      </w:r>
      <w:r>
        <w:rPr>
          <w:rFonts w:hint="eastAsia"/>
        </w:rPr>
        <w:t>。</w:t>
      </w:r>
    </w:p>
    <w:p w:rsidR="00D748B0" w:rsidRDefault="00D748B0" w:rsidP="00E427ED">
      <w:pPr>
        <w:pStyle w:val="a6"/>
        <w:numPr>
          <w:ilvl w:val="0"/>
          <w:numId w:val="2"/>
        </w:numPr>
        <w:spacing w:after="156"/>
        <w:ind w:firstLineChars="0"/>
      </w:pPr>
      <w:r>
        <w:rPr>
          <w:rFonts w:hint="eastAsia"/>
        </w:rPr>
        <w:t>特殊情况：</w:t>
      </w:r>
    </w:p>
    <w:p w:rsidR="00D748B0" w:rsidRDefault="00D748B0" w:rsidP="00E427ED">
      <w:pPr>
        <w:pStyle w:val="a6"/>
        <w:numPr>
          <w:ilvl w:val="1"/>
          <w:numId w:val="2"/>
        </w:numPr>
        <w:spacing w:after="156"/>
        <w:ind w:firstLineChars="0"/>
      </w:pPr>
      <w:r>
        <w:rPr>
          <w:rFonts w:hint="eastAsia"/>
        </w:rPr>
        <w:t>对第一块塔板的冷</w:t>
      </w:r>
      <w:r>
        <w:rPr>
          <w:rFonts w:hint="eastAsia"/>
        </w:rPr>
        <w:t>Pumparound</w:t>
      </w:r>
      <w:r>
        <w:rPr>
          <w:rFonts w:hint="eastAsia"/>
        </w:rPr>
        <w:t>停，等同于回流中断。</w:t>
      </w:r>
    </w:p>
    <w:p w:rsidR="00D748B0" w:rsidRDefault="00D748B0" w:rsidP="00E427ED">
      <w:pPr>
        <w:pStyle w:val="a6"/>
        <w:numPr>
          <w:ilvl w:val="1"/>
          <w:numId w:val="2"/>
        </w:numPr>
        <w:spacing w:after="156"/>
        <w:ind w:firstLineChars="0"/>
      </w:pPr>
      <w:proofErr w:type="gramStart"/>
      <w:r>
        <w:rPr>
          <w:rFonts w:hint="eastAsia"/>
        </w:rPr>
        <w:t>对蒸出</w:t>
      </w:r>
      <w:proofErr w:type="gramEnd"/>
      <w:r>
        <w:rPr>
          <w:rFonts w:hint="eastAsia"/>
        </w:rPr>
        <w:t>塔（不带冷凝器或者塔顶</w:t>
      </w:r>
      <w:r>
        <w:rPr>
          <w:rFonts w:hint="eastAsia"/>
        </w:rPr>
        <w:t>Pumparound</w:t>
      </w:r>
      <w:r>
        <w:rPr>
          <w:rFonts w:hint="eastAsia"/>
        </w:rPr>
        <w:t>的塔），</w:t>
      </w:r>
      <w:r>
        <w:rPr>
          <w:rFonts w:hint="eastAsia"/>
        </w:rPr>
        <w:t>Reflux Failure</w:t>
      </w:r>
      <w:r w:rsidR="00DC40B5">
        <w:rPr>
          <w:rFonts w:hint="eastAsia"/>
        </w:rPr>
        <w:t>选项</w:t>
      </w:r>
      <w:r>
        <w:rPr>
          <w:rFonts w:hint="eastAsia"/>
        </w:rPr>
        <w:t>变灰。</w:t>
      </w:r>
    </w:p>
    <w:p w:rsidR="00DC40B5" w:rsidRDefault="00DC40B5" w:rsidP="00E427ED">
      <w:pPr>
        <w:spacing w:after="156"/>
      </w:pPr>
    </w:p>
    <w:p w:rsidR="00FA5D37" w:rsidRDefault="00FA5D37" w:rsidP="00DC7A7A">
      <w:pPr>
        <w:pStyle w:val="3"/>
        <w:spacing w:before="156" w:after="156"/>
      </w:pPr>
      <w:bookmarkStart w:id="4" w:name="_Toc382315989"/>
      <w:r>
        <w:rPr>
          <w:rFonts w:hint="eastAsia"/>
        </w:rPr>
        <w:t>停电</w:t>
      </w:r>
      <w:r>
        <w:rPr>
          <w:rFonts w:hint="eastAsia"/>
        </w:rPr>
        <w:t>- Electric Power Failure</w:t>
      </w:r>
      <w:bookmarkEnd w:id="4"/>
    </w:p>
    <w:p w:rsidR="00FA5D37" w:rsidRDefault="00FA5D37" w:rsidP="00E427ED">
      <w:pPr>
        <w:pStyle w:val="a6"/>
        <w:numPr>
          <w:ilvl w:val="0"/>
          <w:numId w:val="7"/>
        </w:numPr>
        <w:spacing w:after="156"/>
        <w:ind w:firstLineChars="0"/>
      </w:pPr>
      <w:r>
        <w:rPr>
          <w:rFonts w:hint="eastAsia"/>
        </w:rPr>
        <w:t>计算方法：</w:t>
      </w:r>
      <w:r>
        <w:rPr>
          <w:rFonts w:hint="eastAsia"/>
        </w:rPr>
        <w:t>Unbalanced Heat</w:t>
      </w:r>
    </w:p>
    <w:p w:rsidR="00FA5D37" w:rsidRDefault="00FA5D37" w:rsidP="00E427ED">
      <w:pPr>
        <w:pStyle w:val="a6"/>
        <w:numPr>
          <w:ilvl w:val="0"/>
          <w:numId w:val="7"/>
        </w:numPr>
        <w:spacing w:after="156"/>
        <w:ind w:firstLineChars="0"/>
      </w:pPr>
      <w:r>
        <w:rPr>
          <w:rFonts w:hint="eastAsia"/>
        </w:rPr>
        <w:lastRenderedPageBreak/>
        <w:t>基本假设：</w:t>
      </w:r>
    </w:p>
    <w:p w:rsidR="00FA5D37" w:rsidRDefault="00FA5D37" w:rsidP="00E427ED">
      <w:pPr>
        <w:pStyle w:val="a6"/>
        <w:numPr>
          <w:ilvl w:val="1"/>
          <w:numId w:val="7"/>
        </w:numPr>
        <w:spacing w:after="156"/>
        <w:ind w:firstLineChars="0"/>
      </w:pPr>
      <w:r>
        <w:rPr>
          <w:rFonts w:hint="eastAsia"/>
        </w:rPr>
        <w:t>分</w:t>
      </w:r>
      <w:r>
        <w:rPr>
          <w:rFonts w:hint="eastAsia"/>
        </w:rPr>
        <w:t>Single Power Failure, Partial Power Failure</w:t>
      </w:r>
      <w:r>
        <w:rPr>
          <w:rFonts w:hint="eastAsia"/>
        </w:rPr>
        <w:t>和</w:t>
      </w:r>
      <w:r>
        <w:rPr>
          <w:rFonts w:hint="eastAsia"/>
        </w:rPr>
        <w:t>General Power Failure</w:t>
      </w:r>
    </w:p>
    <w:p w:rsidR="00FA5D37" w:rsidRDefault="00FA5D37" w:rsidP="00E427ED">
      <w:pPr>
        <w:pStyle w:val="a6"/>
        <w:numPr>
          <w:ilvl w:val="1"/>
          <w:numId w:val="7"/>
        </w:numPr>
        <w:spacing w:after="156"/>
        <w:ind w:firstLineChars="0"/>
      </w:pPr>
      <w:r>
        <w:rPr>
          <w:rFonts w:hint="eastAsia"/>
        </w:rPr>
        <w:t>对应的电动设备停</w:t>
      </w:r>
    </w:p>
    <w:p w:rsidR="00F81954" w:rsidRDefault="00F81954" w:rsidP="00E427ED">
      <w:pPr>
        <w:pStyle w:val="a6"/>
        <w:numPr>
          <w:ilvl w:val="1"/>
          <w:numId w:val="7"/>
        </w:numPr>
        <w:spacing w:after="156"/>
        <w:ind w:firstLineChars="0"/>
      </w:pPr>
      <w:r>
        <w:rPr>
          <w:rFonts w:hint="eastAsia"/>
        </w:rPr>
        <w:t>综合考虑</w:t>
      </w:r>
      <w:r>
        <w:rPr>
          <w:rFonts w:hint="eastAsia"/>
        </w:rPr>
        <w:t>Condenser</w:t>
      </w:r>
      <w:r>
        <w:rPr>
          <w:rFonts w:hint="eastAsia"/>
        </w:rPr>
        <w:t>是否停、是否</w:t>
      </w:r>
      <w:proofErr w:type="gramStart"/>
      <w:r>
        <w:rPr>
          <w:rFonts w:hint="eastAsia"/>
        </w:rPr>
        <w:t>有空冷器的</w:t>
      </w:r>
      <w:proofErr w:type="gramEnd"/>
      <w:r>
        <w:rPr>
          <w:rFonts w:hint="eastAsia"/>
        </w:rPr>
        <w:t>剩余</w:t>
      </w:r>
      <w:r>
        <w:rPr>
          <w:rFonts w:hint="eastAsia"/>
        </w:rPr>
        <w:t>Duty</w:t>
      </w:r>
      <w:r>
        <w:rPr>
          <w:rFonts w:hint="eastAsia"/>
        </w:rPr>
        <w:t>、回流和塔顶液相采出是否停等，调用</w:t>
      </w:r>
      <w:r>
        <w:rPr>
          <w:rFonts w:hint="eastAsia"/>
        </w:rPr>
        <w:t>Surge Time</w:t>
      </w:r>
      <w:r>
        <w:rPr>
          <w:rFonts w:hint="eastAsia"/>
        </w:rPr>
        <w:t>功能计算回流罐（</w:t>
      </w:r>
      <w:r>
        <w:rPr>
          <w:rFonts w:hint="eastAsia"/>
        </w:rPr>
        <w:t>HHL</w:t>
      </w:r>
      <w:r>
        <w:rPr>
          <w:rFonts w:hint="eastAsia"/>
        </w:rPr>
        <w:t>到</w:t>
      </w:r>
      <w:r>
        <w:rPr>
          <w:rFonts w:hint="eastAsia"/>
        </w:rPr>
        <w:t>Flooding</w:t>
      </w:r>
      <w:r>
        <w:rPr>
          <w:rFonts w:hint="eastAsia"/>
        </w:rPr>
        <w:t>）的</w:t>
      </w:r>
      <w:r>
        <w:rPr>
          <w:rFonts w:hint="eastAsia"/>
        </w:rPr>
        <w:t>Surge</w:t>
      </w:r>
      <w:r>
        <w:rPr>
          <w:rFonts w:hint="eastAsia"/>
        </w:rPr>
        <w:t>时间，</w:t>
      </w:r>
      <w:r>
        <w:rPr>
          <w:rFonts w:hint="eastAsia"/>
        </w:rPr>
        <w:t>10min</w:t>
      </w:r>
      <w:r>
        <w:rPr>
          <w:rFonts w:hint="eastAsia"/>
        </w:rPr>
        <w:t>以下则认为</w:t>
      </w:r>
      <w:r>
        <w:rPr>
          <w:rFonts w:hint="eastAsia"/>
        </w:rPr>
        <w:t>Condenser Flooding</w:t>
      </w:r>
      <w:r>
        <w:rPr>
          <w:rFonts w:hint="eastAsia"/>
        </w:rPr>
        <w:t>，</w:t>
      </w:r>
      <w:r>
        <w:rPr>
          <w:rFonts w:hint="eastAsia"/>
        </w:rPr>
        <w:t>10min</w:t>
      </w:r>
      <w:r>
        <w:rPr>
          <w:rFonts w:hint="eastAsia"/>
        </w:rPr>
        <w:t>以上则认为不</w:t>
      </w:r>
      <w:r>
        <w:rPr>
          <w:rFonts w:hint="eastAsia"/>
        </w:rPr>
        <w:t>Flooding</w:t>
      </w:r>
      <w:r>
        <w:rPr>
          <w:rFonts w:hint="eastAsia"/>
        </w:rPr>
        <w:t>。</w:t>
      </w:r>
    </w:p>
    <w:p w:rsidR="00E30E97" w:rsidRDefault="00E30E97" w:rsidP="00E427ED">
      <w:pPr>
        <w:pStyle w:val="a6"/>
        <w:numPr>
          <w:ilvl w:val="0"/>
          <w:numId w:val="7"/>
        </w:numPr>
        <w:spacing w:after="156"/>
        <w:ind w:firstLineChars="0"/>
      </w:pPr>
      <w:r>
        <w:rPr>
          <w:rFonts w:hint="eastAsia"/>
        </w:rPr>
        <w:t>界面设计：</w:t>
      </w:r>
    </w:p>
    <w:p w:rsidR="00E30E97" w:rsidRDefault="00E30E97" w:rsidP="00E427ED">
      <w:pPr>
        <w:pStyle w:val="a6"/>
        <w:numPr>
          <w:ilvl w:val="1"/>
          <w:numId w:val="7"/>
        </w:numPr>
        <w:spacing w:after="156"/>
        <w:ind w:firstLineChars="0"/>
      </w:pPr>
      <w:r>
        <w:rPr>
          <w:rFonts w:hint="eastAsia"/>
        </w:rPr>
        <w:t>将</w:t>
      </w:r>
      <w:r>
        <w:rPr>
          <w:rFonts w:hint="eastAsia"/>
        </w:rPr>
        <w:t>Partial Power Failure</w:t>
      </w:r>
      <w:r>
        <w:rPr>
          <w:rFonts w:hint="eastAsia"/>
        </w:rPr>
        <w:t>设置在</w:t>
      </w:r>
      <w:r>
        <w:rPr>
          <w:rFonts w:hint="eastAsia"/>
        </w:rPr>
        <w:t>GEPF</w:t>
      </w:r>
      <w:r>
        <w:rPr>
          <w:rFonts w:hint="eastAsia"/>
        </w:rPr>
        <w:t>内部，只有完成了</w:t>
      </w:r>
      <w:r>
        <w:rPr>
          <w:rFonts w:hint="eastAsia"/>
        </w:rPr>
        <w:t>GEPF</w:t>
      </w:r>
      <w:r>
        <w:rPr>
          <w:rFonts w:hint="eastAsia"/>
        </w:rPr>
        <w:t>后才能做</w:t>
      </w:r>
      <w:r>
        <w:rPr>
          <w:rFonts w:hint="eastAsia"/>
        </w:rPr>
        <w:t>Partial PF</w:t>
      </w:r>
      <w:r>
        <w:rPr>
          <w:rFonts w:hint="eastAsia"/>
        </w:rPr>
        <w:t>。</w:t>
      </w:r>
    </w:p>
    <w:p w:rsidR="00E30E97" w:rsidRDefault="00E30E97" w:rsidP="00E427ED">
      <w:pPr>
        <w:pStyle w:val="a6"/>
        <w:numPr>
          <w:ilvl w:val="1"/>
          <w:numId w:val="7"/>
        </w:numPr>
        <w:spacing w:after="156"/>
        <w:ind w:firstLineChars="0"/>
      </w:pPr>
      <w:r>
        <w:rPr>
          <w:rFonts w:hint="eastAsia"/>
        </w:rPr>
        <w:t>GEPF</w:t>
      </w:r>
      <w:r w:rsidR="00292624">
        <w:rPr>
          <w:rFonts w:hint="eastAsia"/>
        </w:rPr>
        <w:t>时，停的对象分为：</w:t>
      </w:r>
      <w:r w:rsidR="00292624">
        <w:rPr>
          <w:rFonts w:hint="eastAsia"/>
        </w:rPr>
        <w:t>Feed</w:t>
      </w:r>
      <w:r w:rsidR="00292624">
        <w:rPr>
          <w:rFonts w:hint="eastAsia"/>
        </w:rPr>
        <w:t>、</w:t>
      </w:r>
      <w:r w:rsidR="00292624">
        <w:rPr>
          <w:rFonts w:hint="eastAsia"/>
        </w:rPr>
        <w:t>Cooling Duty</w:t>
      </w:r>
      <w:r w:rsidR="00292624">
        <w:rPr>
          <w:rFonts w:hint="eastAsia"/>
        </w:rPr>
        <w:t>、</w:t>
      </w:r>
      <w:r w:rsidR="00292624">
        <w:rPr>
          <w:rFonts w:hint="eastAsia"/>
        </w:rPr>
        <w:t>Heating Duty</w:t>
      </w:r>
      <w:r w:rsidR="00292624">
        <w:rPr>
          <w:rFonts w:hint="eastAsia"/>
        </w:rPr>
        <w:t>三种类型，分别列出全部对应的设备名称</w:t>
      </w:r>
      <w:r w:rsidR="00E14632">
        <w:rPr>
          <w:rFonts w:hint="eastAsia"/>
        </w:rPr>
        <w:t>（即判断条件表）</w:t>
      </w:r>
      <w:r w:rsidR="00292624">
        <w:rPr>
          <w:rFonts w:hint="eastAsia"/>
        </w:rPr>
        <w:t>，软件自动根据已知条件判断哪些停（或衰减），用户可以自定义。</w:t>
      </w:r>
      <w:r w:rsidR="00E14632">
        <w:rPr>
          <w:rFonts w:hint="eastAsia"/>
        </w:rPr>
        <w:t>完成定义后，再执行</w:t>
      </w:r>
      <w:r w:rsidR="00E14632">
        <w:rPr>
          <w:rFonts w:hint="eastAsia"/>
        </w:rPr>
        <w:t>Unbalanced</w:t>
      </w:r>
      <w:r w:rsidR="00E14632">
        <w:rPr>
          <w:rFonts w:hint="eastAsia"/>
        </w:rPr>
        <w:t>计算。</w:t>
      </w:r>
    </w:p>
    <w:p w:rsidR="00E14632" w:rsidRDefault="00E14632" w:rsidP="00E427ED">
      <w:pPr>
        <w:pStyle w:val="a6"/>
        <w:numPr>
          <w:ilvl w:val="1"/>
          <w:numId w:val="7"/>
        </w:numPr>
        <w:spacing w:after="156"/>
        <w:ind w:firstLineChars="0"/>
      </w:pPr>
      <w:r>
        <w:rPr>
          <w:rFonts w:hint="eastAsia"/>
        </w:rPr>
        <w:t>完成</w:t>
      </w:r>
      <w:r>
        <w:rPr>
          <w:rFonts w:hint="eastAsia"/>
        </w:rPr>
        <w:t>GEPF</w:t>
      </w:r>
      <w:r>
        <w:rPr>
          <w:rFonts w:hint="eastAsia"/>
        </w:rPr>
        <w:t>后再对</w:t>
      </w:r>
      <w:r>
        <w:rPr>
          <w:rFonts w:hint="eastAsia"/>
        </w:rPr>
        <w:t>Partial PF</w:t>
      </w:r>
      <w:r>
        <w:rPr>
          <w:rFonts w:hint="eastAsia"/>
        </w:rPr>
        <w:t>的设置进行选择：（</w:t>
      </w:r>
      <w:r>
        <w:rPr>
          <w:rFonts w:hint="eastAsia"/>
        </w:rPr>
        <w:t>1</w:t>
      </w:r>
      <w:r>
        <w:rPr>
          <w:rFonts w:hint="eastAsia"/>
        </w:rPr>
        <w:t>）选择</w:t>
      </w:r>
      <w:r>
        <w:rPr>
          <w:rFonts w:hint="eastAsia"/>
        </w:rPr>
        <w:t>Partial PF</w:t>
      </w:r>
      <w:r>
        <w:rPr>
          <w:rFonts w:hint="eastAsia"/>
        </w:rPr>
        <w:t>的个数，界面显示对应的设置表单，每个表单复制</w:t>
      </w:r>
      <w:r>
        <w:rPr>
          <w:rFonts w:hint="eastAsia"/>
        </w:rPr>
        <w:t>GEPF</w:t>
      </w:r>
      <w:r>
        <w:rPr>
          <w:rFonts w:hint="eastAsia"/>
        </w:rPr>
        <w:t>的判断条件表；（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GEPF</w:t>
      </w:r>
      <w:r>
        <w:rPr>
          <w:rFonts w:hint="eastAsia"/>
        </w:rPr>
        <w:t>停的对象基础上，对每个</w:t>
      </w:r>
      <w:r>
        <w:rPr>
          <w:rFonts w:hint="eastAsia"/>
        </w:rPr>
        <w:t>Partial PF</w:t>
      </w:r>
      <w:r>
        <w:rPr>
          <w:rFonts w:hint="eastAsia"/>
        </w:rPr>
        <w:t>设置哪些停，完成后做</w:t>
      </w:r>
      <w:r>
        <w:rPr>
          <w:rFonts w:hint="eastAsia"/>
        </w:rPr>
        <w:t>Unbalanced</w:t>
      </w:r>
      <w:r>
        <w:rPr>
          <w:rFonts w:hint="eastAsia"/>
        </w:rPr>
        <w:t>计算。</w:t>
      </w:r>
    </w:p>
    <w:p w:rsidR="00A147CC" w:rsidRDefault="00A147CC" w:rsidP="00E427ED">
      <w:pPr>
        <w:pStyle w:val="a6"/>
        <w:numPr>
          <w:ilvl w:val="1"/>
          <w:numId w:val="7"/>
        </w:numPr>
        <w:spacing w:after="156"/>
        <w:ind w:firstLineChars="0"/>
      </w:pPr>
      <w:r>
        <w:rPr>
          <w:rFonts w:hint="eastAsia"/>
        </w:rPr>
        <w:t>一旦</w:t>
      </w:r>
      <w:r>
        <w:rPr>
          <w:rFonts w:hint="eastAsia"/>
        </w:rPr>
        <w:t>GEPF</w:t>
      </w:r>
      <w:r>
        <w:rPr>
          <w:rFonts w:hint="eastAsia"/>
        </w:rPr>
        <w:t>的判断条件表做了变更，则</w:t>
      </w:r>
      <w:r>
        <w:rPr>
          <w:rFonts w:hint="eastAsia"/>
        </w:rPr>
        <w:t>Partial PF</w:t>
      </w:r>
      <w:r w:rsidR="00B40620">
        <w:rPr>
          <w:rFonts w:hint="eastAsia"/>
        </w:rPr>
        <w:t>的条件表同时变更，并将已经计算的结果</w:t>
      </w:r>
      <w:r>
        <w:rPr>
          <w:rFonts w:hint="eastAsia"/>
        </w:rPr>
        <w:t>数据清除，重新选择</w:t>
      </w:r>
      <w:r w:rsidR="00B40620">
        <w:rPr>
          <w:rFonts w:hint="eastAsia"/>
        </w:rPr>
        <w:t>每个</w:t>
      </w:r>
      <w:r w:rsidR="00B40620">
        <w:rPr>
          <w:rFonts w:hint="eastAsia"/>
        </w:rPr>
        <w:t>Partial PF</w:t>
      </w:r>
      <w:r w:rsidR="00B40620">
        <w:rPr>
          <w:rFonts w:hint="eastAsia"/>
        </w:rPr>
        <w:t>条件并重新</w:t>
      </w:r>
      <w:r>
        <w:rPr>
          <w:rFonts w:hint="eastAsia"/>
        </w:rPr>
        <w:t>计算。</w:t>
      </w:r>
    </w:p>
    <w:p w:rsidR="00FA5D37" w:rsidRDefault="00FA5D37" w:rsidP="00E427ED">
      <w:pPr>
        <w:spacing w:after="156"/>
      </w:pPr>
    </w:p>
    <w:p w:rsidR="00841570" w:rsidRDefault="00900E36" w:rsidP="00DC7A7A">
      <w:pPr>
        <w:pStyle w:val="3"/>
        <w:spacing w:before="156" w:after="156"/>
      </w:pPr>
      <w:bookmarkStart w:id="5" w:name="_Toc382315990"/>
      <w:r>
        <w:rPr>
          <w:rFonts w:hint="eastAsia"/>
        </w:rPr>
        <w:t>循环水</w:t>
      </w:r>
      <w:r w:rsidR="00841570">
        <w:rPr>
          <w:rFonts w:hint="eastAsia"/>
        </w:rPr>
        <w:t>中断</w:t>
      </w:r>
      <w:r w:rsidR="00841570">
        <w:rPr>
          <w:rFonts w:hint="eastAsia"/>
        </w:rPr>
        <w:t>-</w:t>
      </w:r>
      <w:r>
        <w:rPr>
          <w:rFonts w:hint="eastAsia"/>
        </w:rPr>
        <w:t>Cooling Water Failure</w:t>
      </w:r>
      <w:bookmarkEnd w:id="5"/>
    </w:p>
    <w:p w:rsidR="00841570" w:rsidRDefault="002C0D2D" w:rsidP="00E427ED">
      <w:pPr>
        <w:pStyle w:val="a6"/>
        <w:numPr>
          <w:ilvl w:val="0"/>
          <w:numId w:val="4"/>
        </w:numPr>
        <w:spacing w:after="156"/>
        <w:ind w:firstLineChars="0"/>
      </w:pPr>
      <w:r>
        <w:rPr>
          <w:rFonts w:hint="eastAsia"/>
        </w:rPr>
        <w:t>计算方法：</w:t>
      </w:r>
      <w:r>
        <w:rPr>
          <w:rFonts w:hint="eastAsia"/>
        </w:rPr>
        <w:t>Unbalanced heat</w:t>
      </w:r>
    </w:p>
    <w:p w:rsidR="002C0D2D" w:rsidRDefault="002C0D2D" w:rsidP="00E427ED">
      <w:pPr>
        <w:pStyle w:val="a6"/>
        <w:numPr>
          <w:ilvl w:val="0"/>
          <w:numId w:val="4"/>
        </w:numPr>
        <w:spacing w:after="156"/>
        <w:ind w:firstLineChars="0"/>
      </w:pPr>
      <w:r>
        <w:rPr>
          <w:rFonts w:hint="eastAsia"/>
        </w:rPr>
        <w:t>基本假设：</w:t>
      </w:r>
    </w:p>
    <w:p w:rsidR="00CC70EF" w:rsidRDefault="002C0D2D" w:rsidP="00E427ED">
      <w:pPr>
        <w:pStyle w:val="a6"/>
        <w:numPr>
          <w:ilvl w:val="1"/>
          <w:numId w:val="4"/>
        </w:numPr>
        <w:spacing w:after="156"/>
        <w:ind w:firstLineChars="0"/>
      </w:pPr>
      <w:r>
        <w:rPr>
          <w:rFonts w:hint="eastAsia"/>
        </w:rPr>
        <w:t>塔顶冷凝器</w:t>
      </w:r>
      <w:r w:rsidR="00900E36">
        <w:rPr>
          <w:rFonts w:hint="eastAsia"/>
        </w:rPr>
        <w:t>（水冷器）</w:t>
      </w:r>
      <w:r w:rsidR="00E84C6E">
        <w:rPr>
          <w:rFonts w:hint="eastAsia"/>
        </w:rPr>
        <w:t>中断</w:t>
      </w:r>
    </w:p>
    <w:p w:rsidR="00900E36" w:rsidRDefault="00900E36" w:rsidP="00E427ED">
      <w:pPr>
        <w:pStyle w:val="a6"/>
        <w:numPr>
          <w:ilvl w:val="1"/>
          <w:numId w:val="4"/>
        </w:numPr>
        <w:spacing w:after="156"/>
        <w:ind w:firstLineChars="0"/>
      </w:pPr>
      <w:r>
        <w:rPr>
          <w:rFonts w:hint="eastAsia"/>
        </w:rPr>
        <w:t>中间冷凝器（水冷）中断</w:t>
      </w:r>
    </w:p>
    <w:p w:rsidR="00900E36" w:rsidRDefault="00900E36" w:rsidP="00E427ED">
      <w:pPr>
        <w:pStyle w:val="a6"/>
        <w:numPr>
          <w:ilvl w:val="1"/>
          <w:numId w:val="4"/>
        </w:numPr>
        <w:spacing w:after="156"/>
        <w:ind w:firstLineChars="0"/>
      </w:pPr>
      <w:r>
        <w:rPr>
          <w:rFonts w:hint="eastAsia"/>
        </w:rPr>
        <w:t>可能的压缩机停（由于压缩机的</w:t>
      </w:r>
      <w:r>
        <w:rPr>
          <w:rFonts w:hint="eastAsia"/>
        </w:rPr>
        <w:t>Surface condenser package</w:t>
      </w:r>
      <w:r>
        <w:rPr>
          <w:rFonts w:hint="eastAsia"/>
        </w:rPr>
        <w:t>用水冷）</w:t>
      </w:r>
      <w:r w:rsidR="00707528">
        <w:rPr>
          <w:rFonts w:hint="eastAsia"/>
        </w:rPr>
        <w:t>，如果是塔顶气相的压缩机，则相当于气相出口堵塞。</w:t>
      </w:r>
    </w:p>
    <w:p w:rsidR="00707528" w:rsidRDefault="00707528" w:rsidP="00E427ED">
      <w:pPr>
        <w:spacing w:after="156"/>
      </w:pPr>
    </w:p>
    <w:p w:rsidR="00707528" w:rsidRDefault="00707528" w:rsidP="00DC7A7A">
      <w:pPr>
        <w:pStyle w:val="3"/>
        <w:spacing w:before="156" w:after="156"/>
      </w:pPr>
      <w:bookmarkStart w:id="6" w:name="_Toc382315991"/>
      <w:r>
        <w:rPr>
          <w:rFonts w:hint="eastAsia"/>
        </w:rPr>
        <w:t>冷剂中断</w:t>
      </w:r>
      <w:r>
        <w:rPr>
          <w:rFonts w:hint="eastAsia"/>
        </w:rPr>
        <w:t>-Refrigerant Failure</w:t>
      </w:r>
      <w:bookmarkEnd w:id="6"/>
    </w:p>
    <w:p w:rsidR="00D37CFB" w:rsidRDefault="00707528" w:rsidP="00E427ED">
      <w:pPr>
        <w:pStyle w:val="a6"/>
        <w:numPr>
          <w:ilvl w:val="0"/>
          <w:numId w:val="5"/>
        </w:numPr>
        <w:spacing w:after="156"/>
        <w:ind w:firstLineChars="0"/>
      </w:pPr>
      <w:r>
        <w:rPr>
          <w:rFonts w:hint="eastAsia"/>
        </w:rPr>
        <w:t>计算方法：</w:t>
      </w:r>
      <w:r>
        <w:rPr>
          <w:rFonts w:hint="eastAsia"/>
        </w:rPr>
        <w:t>Unbalanced heat</w:t>
      </w:r>
    </w:p>
    <w:p w:rsidR="00707528" w:rsidRDefault="00707528" w:rsidP="00E427ED">
      <w:pPr>
        <w:pStyle w:val="a6"/>
        <w:numPr>
          <w:ilvl w:val="0"/>
          <w:numId w:val="5"/>
        </w:numPr>
        <w:spacing w:after="156"/>
        <w:ind w:firstLineChars="0"/>
      </w:pPr>
      <w:r>
        <w:rPr>
          <w:rFonts w:hint="eastAsia"/>
        </w:rPr>
        <w:t>基本假设：塔顶用冷剂的换热器停。</w:t>
      </w:r>
    </w:p>
    <w:p w:rsidR="00AF567C" w:rsidRDefault="00AF567C" w:rsidP="00E427ED">
      <w:pPr>
        <w:spacing w:after="156"/>
      </w:pPr>
    </w:p>
    <w:p w:rsidR="00F70831" w:rsidRDefault="00F70831" w:rsidP="00DC7A7A">
      <w:pPr>
        <w:pStyle w:val="3"/>
        <w:spacing w:before="156" w:after="156"/>
      </w:pPr>
      <w:bookmarkStart w:id="7" w:name="_Toc382315992"/>
      <w:r>
        <w:rPr>
          <w:rFonts w:hint="eastAsia"/>
        </w:rPr>
        <w:t>中段回流停</w:t>
      </w:r>
      <w:r>
        <w:rPr>
          <w:rFonts w:hint="eastAsia"/>
        </w:rPr>
        <w:t>-Pumparound Failure</w:t>
      </w:r>
      <w:bookmarkEnd w:id="7"/>
    </w:p>
    <w:p w:rsidR="00F70831" w:rsidRDefault="00F70831" w:rsidP="00E427ED">
      <w:pPr>
        <w:pStyle w:val="a6"/>
        <w:numPr>
          <w:ilvl w:val="0"/>
          <w:numId w:val="6"/>
        </w:numPr>
        <w:spacing w:after="156"/>
        <w:ind w:firstLineChars="0"/>
      </w:pPr>
      <w:r>
        <w:rPr>
          <w:rFonts w:hint="eastAsia"/>
        </w:rPr>
        <w:t>计算方法：</w:t>
      </w:r>
      <w:r>
        <w:rPr>
          <w:rFonts w:hint="eastAsia"/>
        </w:rPr>
        <w:t>Unbalance Heat</w:t>
      </w:r>
    </w:p>
    <w:p w:rsidR="00773FAB" w:rsidRDefault="00773FAB" w:rsidP="00E427ED">
      <w:pPr>
        <w:pStyle w:val="a6"/>
        <w:numPr>
          <w:ilvl w:val="0"/>
          <w:numId w:val="6"/>
        </w:numPr>
        <w:spacing w:after="156"/>
        <w:ind w:firstLineChars="0"/>
      </w:pPr>
      <w:r>
        <w:rPr>
          <w:rFonts w:hint="eastAsia"/>
        </w:rPr>
        <w:t>基本假设：</w:t>
      </w:r>
    </w:p>
    <w:p w:rsidR="00773FAB" w:rsidRDefault="005E5B4D" w:rsidP="00E427ED">
      <w:pPr>
        <w:pStyle w:val="a6"/>
        <w:numPr>
          <w:ilvl w:val="1"/>
          <w:numId w:val="6"/>
        </w:numPr>
        <w:spacing w:after="156"/>
        <w:ind w:firstLineChars="0"/>
      </w:pPr>
      <w:r>
        <w:rPr>
          <w:rFonts w:hint="eastAsia"/>
        </w:rPr>
        <w:lastRenderedPageBreak/>
        <w:t>其中一个</w:t>
      </w:r>
      <w:r>
        <w:rPr>
          <w:rFonts w:hint="eastAsia"/>
        </w:rPr>
        <w:t>Pumparound</w:t>
      </w:r>
      <w:r>
        <w:rPr>
          <w:rFonts w:hint="eastAsia"/>
        </w:rPr>
        <w:t>（冷负荷</w:t>
      </w:r>
      <w:r>
        <w:rPr>
          <w:rFonts w:hint="eastAsia"/>
        </w:rPr>
        <w:t>Duty&lt;0</w:t>
      </w:r>
      <w:r>
        <w:rPr>
          <w:rFonts w:hint="eastAsia"/>
        </w:rPr>
        <w:t>）</w:t>
      </w:r>
      <w:r w:rsidR="00FA5D37">
        <w:rPr>
          <w:rFonts w:hint="eastAsia"/>
        </w:rPr>
        <w:t>停</w:t>
      </w:r>
    </w:p>
    <w:p w:rsidR="00FA5D37" w:rsidRDefault="00FA5D37" w:rsidP="00E427ED">
      <w:pPr>
        <w:spacing w:after="156"/>
      </w:pPr>
    </w:p>
    <w:p w:rsidR="00FA5D37" w:rsidRDefault="00B7629B" w:rsidP="00DC7A7A">
      <w:pPr>
        <w:pStyle w:val="3"/>
        <w:spacing w:before="156" w:after="156"/>
      </w:pPr>
      <w:bookmarkStart w:id="8" w:name="_Toc382315993"/>
      <w:r>
        <w:rPr>
          <w:rFonts w:hint="eastAsia"/>
        </w:rPr>
        <w:t>异常热量输入</w:t>
      </w:r>
      <w:r w:rsidR="00FA5D37">
        <w:rPr>
          <w:rFonts w:hint="eastAsia"/>
        </w:rPr>
        <w:t>-</w:t>
      </w:r>
      <w:r>
        <w:rPr>
          <w:rFonts w:hint="eastAsia"/>
        </w:rPr>
        <w:t>Abnormal Heat Input</w:t>
      </w:r>
      <w:bookmarkEnd w:id="8"/>
    </w:p>
    <w:p w:rsidR="00FA5D37" w:rsidRDefault="00695CF9" w:rsidP="00E427ED">
      <w:pPr>
        <w:pStyle w:val="a6"/>
        <w:numPr>
          <w:ilvl w:val="0"/>
          <w:numId w:val="8"/>
        </w:numPr>
        <w:spacing w:after="156"/>
        <w:ind w:firstLineChars="0"/>
      </w:pPr>
      <w:r>
        <w:rPr>
          <w:rFonts w:hint="eastAsia"/>
        </w:rPr>
        <w:t>计算方法：</w:t>
      </w:r>
      <w:r>
        <w:rPr>
          <w:rFonts w:hint="eastAsia"/>
        </w:rPr>
        <w:t>Unbalanced Heat</w:t>
      </w:r>
    </w:p>
    <w:p w:rsidR="00695CF9" w:rsidRDefault="00695CF9" w:rsidP="00E427ED">
      <w:pPr>
        <w:pStyle w:val="a6"/>
        <w:numPr>
          <w:ilvl w:val="0"/>
          <w:numId w:val="8"/>
        </w:numPr>
        <w:spacing w:after="156"/>
        <w:ind w:firstLineChars="0"/>
      </w:pPr>
      <w:r>
        <w:rPr>
          <w:rFonts w:hint="eastAsia"/>
        </w:rPr>
        <w:t>基本假设：</w:t>
      </w:r>
    </w:p>
    <w:p w:rsidR="00695CF9" w:rsidRDefault="00695CF9" w:rsidP="00E427ED">
      <w:pPr>
        <w:pStyle w:val="a6"/>
        <w:numPr>
          <w:ilvl w:val="1"/>
          <w:numId w:val="8"/>
        </w:numPr>
        <w:spacing w:after="156"/>
        <w:ind w:firstLineChars="0"/>
      </w:pPr>
      <w:r>
        <w:rPr>
          <w:rFonts w:hint="eastAsia"/>
        </w:rPr>
        <w:t>其中一台</w:t>
      </w:r>
      <w:r>
        <w:rPr>
          <w:rFonts w:hint="eastAsia"/>
        </w:rPr>
        <w:t>Heater</w:t>
      </w:r>
      <w:r>
        <w:rPr>
          <w:rFonts w:hint="eastAsia"/>
        </w:rPr>
        <w:t>（包括</w:t>
      </w:r>
      <w:r w:rsidR="00B54ABC">
        <w:rPr>
          <w:rFonts w:hint="eastAsia"/>
        </w:rPr>
        <w:t>R</w:t>
      </w:r>
      <w:r>
        <w:rPr>
          <w:rFonts w:hint="eastAsia"/>
        </w:rPr>
        <w:t xml:space="preserve">eboiler, </w:t>
      </w:r>
      <w:r>
        <w:rPr>
          <w:rFonts w:hint="eastAsia"/>
        </w:rPr>
        <w:t>进料余热、中间再沸器）的热量异常增大</w:t>
      </w:r>
    </w:p>
    <w:p w:rsidR="00695CF9" w:rsidRDefault="00695CF9" w:rsidP="00E427ED">
      <w:pPr>
        <w:pStyle w:val="a6"/>
        <w:numPr>
          <w:ilvl w:val="1"/>
          <w:numId w:val="8"/>
        </w:numPr>
        <w:spacing w:after="156"/>
        <w:ind w:firstLineChars="0"/>
      </w:pPr>
      <w:r>
        <w:rPr>
          <w:rFonts w:hint="eastAsia"/>
        </w:rPr>
        <w:t>换热器的</w:t>
      </w:r>
      <w:r>
        <w:rPr>
          <w:rFonts w:hint="eastAsia"/>
        </w:rPr>
        <w:t>U</w:t>
      </w:r>
      <w:r>
        <w:rPr>
          <w:rFonts w:hint="eastAsia"/>
        </w:rPr>
        <w:t>取</w:t>
      </w:r>
      <w:r>
        <w:rPr>
          <w:rFonts w:hint="eastAsia"/>
        </w:rPr>
        <w:t>Clean</w:t>
      </w:r>
      <w:r w:rsidR="0025175E">
        <w:rPr>
          <w:rFonts w:hint="eastAsia"/>
        </w:rPr>
        <w:t>条件</w:t>
      </w:r>
    </w:p>
    <w:p w:rsidR="0025175E" w:rsidRDefault="0025175E" w:rsidP="00E427ED">
      <w:pPr>
        <w:pStyle w:val="a6"/>
        <w:numPr>
          <w:ilvl w:val="1"/>
          <w:numId w:val="8"/>
        </w:numPr>
        <w:spacing w:after="156"/>
        <w:ind w:firstLineChars="0"/>
      </w:pPr>
      <w:r>
        <w:rPr>
          <w:rFonts w:hint="eastAsia"/>
        </w:rPr>
        <w:t>对限制再沸器热源的控制阀（如再沸器的蒸汽阀或热油阀、加热炉的燃气阀），全开工况的最大流量通常不大于正常流量的</w:t>
      </w:r>
      <w:r>
        <w:rPr>
          <w:rFonts w:hint="eastAsia"/>
        </w:rPr>
        <w:t>150%.&lt;2&gt; P61</w:t>
      </w:r>
      <w:r w:rsidR="006260D3">
        <w:rPr>
          <w:rFonts w:hint="eastAsia"/>
        </w:rPr>
        <w:t xml:space="preserve"> </w:t>
      </w:r>
      <w:r w:rsidR="006260D3">
        <w:rPr>
          <w:rFonts w:hint="eastAsia"/>
        </w:rPr>
        <w:t>软件中可相应设置</w:t>
      </w:r>
      <w:r w:rsidR="006260D3">
        <w:rPr>
          <w:rFonts w:hint="eastAsia"/>
        </w:rPr>
        <w:t>Warning Message</w:t>
      </w:r>
    </w:p>
    <w:p w:rsidR="00625E97" w:rsidRDefault="00625E97" w:rsidP="00E427ED">
      <w:pPr>
        <w:pStyle w:val="a6"/>
        <w:numPr>
          <w:ilvl w:val="0"/>
          <w:numId w:val="8"/>
        </w:numPr>
        <w:spacing w:after="156"/>
        <w:ind w:firstLineChars="0"/>
      </w:pPr>
      <w:r>
        <w:rPr>
          <w:rFonts w:hint="eastAsia"/>
        </w:rPr>
        <w:t>界面设计：</w:t>
      </w:r>
    </w:p>
    <w:p w:rsidR="00625E97" w:rsidRDefault="00625E97" w:rsidP="00E427ED">
      <w:pPr>
        <w:pStyle w:val="a6"/>
        <w:numPr>
          <w:ilvl w:val="1"/>
          <w:numId w:val="8"/>
        </w:numPr>
        <w:spacing w:after="156"/>
        <w:ind w:firstLineChars="0"/>
      </w:pPr>
      <w:r>
        <w:rPr>
          <w:rFonts w:hint="eastAsia"/>
        </w:rPr>
        <w:t>在</w:t>
      </w:r>
      <w:r>
        <w:rPr>
          <w:rFonts w:hint="eastAsia"/>
        </w:rPr>
        <w:t>Case Selection</w:t>
      </w:r>
      <w:r>
        <w:rPr>
          <w:rFonts w:hint="eastAsia"/>
        </w:rPr>
        <w:t>里面只有一种</w:t>
      </w:r>
      <w:r>
        <w:rPr>
          <w:rFonts w:hint="eastAsia"/>
        </w:rPr>
        <w:t>Abnormal Heat Input,</w:t>
      </w:r>
      <w:r>
        <w:rPr>
          <w:rFonts w:hint="eastAsia"/>
        </w:rPr>
        <w:t>在详细的</w:t>
      </w:r>
      <w:r>
        <w:rPr>
          <w:rFonts w:hint="eastAsia"/>
        </w:rPr>
        <w:t>case Study</w:t>
      </w:r>
      <w:r>
        <w:rPr>
          <w:rFonts w:hint="eastAsia"/>
        </w:rPr>
        <w:t>页面中，列出所有的</w:t>
      </w:r>
      <w:r>
        <w:rPr>
          <w:rFonts w:hint="eastAsia"/>
        </w:rPr>
        <w:t>Heater</w:t>
      </w:r>
      <w:r>
        <w:rPr>
          <w:rFonts w:hint="eastAsia"/>
        </w:rPr>
        <w:t>增加系数项</w:t>
      </w:r>
      <w:r>
        <w:rPr>
          <w:rFonts w:hint="eastAsia"/>
        </w:rPr>
        <w:t>Scale</w:t>
      </w:r>
      <w:r>
        <w:rPr>
          <w:rFonts w:hint="eastAsia"/>
        </w:rPr>
        <w:t>（缺省</w:t>
      </w:r>
      <w:r>
        <w:rPr>
          <w:rFonts w:hint="eastAsia"/>
        </w:rPr>
        <w:t>1.0</w:t>
      </w:r>
      <w:r>
        <w:rPr>
          <w:rFonts w:hint="eastAsia"/>
        </w:rPr>
        <w:t>）和详细计算</w:t>
      </w:r>
      <w:r>
        <w:rPr>
          <w:rFonts w:hint="eastAsia"/>
        </w:rPr>
        <w:t>Detailed calculation</w:t>
      </w:r>
      <w:r>
        <w:rPr>
          <w:rFonts w:hint="eastAsia"/>
        </w:rPr>
        <w:t>项，</w:t>
      </w:r>
      <w:r>
        <w:rPr>
          <w:rFonts w:hint="eastAsia"/>
        </w:rPr>
        <w:t>Scale</w:t>
      </w:r>
      <w:r>
        <w:rPr>
          <w:rFonts w:hint="eastAsia"/>
        </w:rPr>
        <w:t>允许自己根据</w:t>
      </w:r>
      <w:r>
        <w:rPr>
          <w:rFonts w:hint="eastAsia"/>
        </w:rPr>
        <w:t>Type</w:t>
      </w:r>
      <w:r>
        <w:rPr>
          <w:rFonts w:hint="eastAsia"/>
        </w:rPr>
        <w:t>输入（比如</w:t>
      </w:r>
      <w:r>
        <w:rPr>
          <w:rFonts w:hint="eastAsia"/>
        </w:rPr>
        <w:t>Fired Heater</w:t>
      </w:r>
      <w:r>
        <w:rPr>
          <w:rFonts w:hint="eastAsia"/>
        </w:rPr>
        <w:t>给</w:t>
      </w:r>
      <w:r>
        <w:rPr>
          <w:rFonts w:hint="eastAsia"/>
        </w:rPr>
        <w:t>1.5</w:t>
      </w:r>
      <w:r>
        <w:rPr>
          <w:rFonts w:hint="eastAsia"/>
        </w:rPr>
        <w:t>），</w:t>
      </w:r>
      <w:r>
        <w:rPr>
          <w:rFonts w:hint="eastAsia"/>
        </w:rPr>
        <w:t>Detailed Calculation</w:t>
      </w:r>
      <w:r>
        <w:rPr>
          <w:rFonts w:hint="eastAsia"/>
        </w:rPr>
        <w:t>点击后弹出单独窗口，窗口根据具体条件计算</w:t>
      </w:r>
      <w:r>
        <w:rPr>
          <w:rFonts w:hint="eastAsia"/>
        </w:rPr>
        <w:t>Scale</w:t>
      </w:r>
      <w:r>
        <w:rPr>
          <w:rFonts w:hint="eastAsia"/>
        </w:rPr>
        <w:t>，比如</w:t>
      </w:r>
      <w:r>
        <w:rPr>
          <w:rFonts w:hint="eastAsia"/>
        </w:rPr>
        <w:t>Steam Heater</w:t>
      </w:r>
      <w:r>
        <w:rPr>
          <w:rFonts w:hint="eastAsia"/>
        </w:rPr>
        <w:t>，给出</w:t>
      </w:r>
      <w:r>
        <w:rPr>
          <w:rFonts w:hint="eastAsia"/>
        </w:rPr>
        <w:t>Steam Valve</w:t>
      </w:r>
      <w:r>
        <w:rPr>
          <w:rFonts w:hint="eastAsia"/>
        </w:rPr>
        <w:t>的</w:t>
      </w:r>
      <w:r>
        <w:rPr>
          <w:rFonts w:hint="eastAsia"/>
        </w:rPr>
        <w:t>Cv</w:t>
      </w:r>
      <w:r>
        <w:rPr>
          <w:rFonts w:hint="eastAsia"/>
        </w:rPr>
        <w:t>值，则计算最大可能的</w:t>
      </w:r>
      <w:r>
        <w:rPr>
          <w:rFonts w:hint="eastAsia"/>
        </w:rPr>
        <w:t>Duty</w:t>
      </w:r>
      <w:r>
        <w:rPr>
          <w:rFonts w:hint="eastAsia"/>
        </w:rPr>
        <w:t>，除以</w:t>
      </w:r>
      <w:r>
        <w:rPr>
          <w:rFonts w:hint="eastAsia"/>
        </w:rPr>
        <w:t>Normal Duty</w:t>
      </w:r>
      <w:r>
        <w:rPr>
          <w:rFonts w:hint="eastAsia"/>
        </w:rPr>
        <w:t>，得到</w:t>
      </w:r>
      <w:r>
        <w:rPr>
          <w:rFonts w:hint="eastAsia"/>
        </w:rPr>
        <w:t>Scale</w:t>
      </w:r>
      <w:r>
        <w:rPr>
          <w:rFonts w:hint="eastAsia"/>
        </w:rPr>
        <w:t>。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969"/>
        <w:gridCol w:w="2874"/>
        <w:gridCol w:w="854"/>
        <w:gridCol w:w="2935"/>
      </w:tblGrid>
      <w:tr w:rsidR="00625E97" w:rsidTr="00C7739C">
        <w:tc>
          <w:tcPr>
            <w:tcW w:w="969" w:type="dxa"/>
          </w:tcPr>
          <w:p w:rsidR="00625E97" w:rsidRDefault="00625E97" w:rsidP="00E427ED">
            <w:pPr>
              <w:pStyle w:val="a6"/>
              <w:spacing w:after="156"/>
              <w:ind w:firstLineChars="0" w:firstLine="0"/>
            </w:pPr>
            <w:r>
              <w:rPr>
                <w:rFonts w:hint="eastAsia"/>
              </w:rPr>
              <w:t>Name</w:t>
            </w:r>
          </w:p>
        </w:tc>
        <w:tc>
          <w:tcPr>
            <w:tcW w:w="2874" w:type="dxa"/>
          </w:tcPr>
          <w:p w:rsidR="00625E97" w:rsidRDefault="00625E97" w:rsidP="00E427ED">
            <w:pPr>
              <w:pStyle w:val="a6"/>
              <w:spacing w:after="156"/>
              <w:ind w:firstLineChars="0" w:firstLine="0"/>
            </w:pPr>
            <w:r>
              <w:rPr>
                <w:rFonts w:hint="eastAsia"/>
              </w:rPr>
              <w:t>Type</w:t>
            </w:r>
          </w:p>
        </w:tc>
        <w:tc>
          <w:tcPr>
            <w:tcW w:w="854" w:type="dxa"/>
          </w:tcPr>
          <w:p w:rsidR="00625E97" w:rsidRDefault="00625E97" w:rsidP="00E427ED">
            <w:pPr>
              <w:pStyle w:val="a6"/>
              <w:spacing w:after="156"/>
              <w:ind w:firstLineChars="0" w:firstLine="0"/>
            </w:pPr>
            <w:r>
              <w:rPr>
                <w:rFonts w:hint="eastAsia"/>
              </w:rPr>
              <w:t>Scale</w:t>
            </w:r>
          </w:p>
        </w:tc>
        <w:tc>
          <w:tcPr>
            <w:tcW w:w="2935" w:type="dxa"/>
          </w:tcPr>
          <w:p w:rsidR="00625E97" w:rsidRDefault="00625E97" w:rsidP="00E427ED">
            <w:pPr>
              <w:pStyle w:val="a6"/>
              <w:spacing w:after="156"/>
              <w:ind w:firstLineChars="0" w:firstLine="0"/>
            </w:pPr>
            <w:r>
              <w:rPr>
                <w:rFonts w:hint="eastAsia"/>
              </w:rPr>
              <w:t>Detailed calculation</w:t>
            </w:r>
          </w:p>
        </w:tc>
      </w:tr>
      <w:tr w:rsidR="00625E97" w:rsidTr="00C7739C">
        <w:tc>
          <w:tcPr>
            <w:tcW w:w="969" w:type="dxa"/>
          </w:tcPr>
          <w:p w:rsidR="00625E97" w:rsidRDefault="00625E97" w:rsidP="00E427ED">
            <w:pPr>
              <w:pStyle w:val="a6"/>
              <w:spacing w:after="156"/>
              <w:ind w:firstLineChars="0" w:firstLine="0"/>
            </w:pPr>
          </w:p>
        </w:tc>
        <w:tc>
          <w:tcPr>
            <w:tcW w:w="2874" w:type="dxa"/>
          </w:tcPr>
          <w:p w:rsidR="00625E97" w:rsidRDefault="00625E97" w:rsidP="00E427ED">
            <w:pPr>
              <w:pStyle w:val="a6"/>
              <w:numPr>
                <w:ilvl w:val="0"/>
                <w:numId w:val="9"/>
              </w:numPr>
              <w:spacing w:after="156"/>
              <w:ind w:firstLineChars="0"/>
            </w:pPr>
            <w:r>
              <w:rPr>
                <w:rFonts w:hint="eastAsia"/>
              </w:rPr>
              <w:t>Steam heater</w:t>
            </w:r>
          </w:p>
          <w:p w:rsidR="00625E97" w:rsidRDefault="00625E97" w:rsidP="00E427ED">
            <w:pPr>
              <w:pStyle w:val="a6"/>
              <w:numPr>
                <w:ilvl w:val="0"/>
                <w:numId w:val="9"/>
              </w:numPr>
              <w:spacing w:after="156"/>
              <w:ind w:firstLineChars="0"/>
            </w:pPr>
            <w:r>
              <w:rPr>
                <w:rFonts w:hint="eastAsia"/>
              </w:rPr>
              <w:t>Fired heater</w:t>
            </w:r>
          </w:p>
          <w:p w:rsidR="00625E97" w:rsidRDefault="00625E97" w:rsidP="00E427ED">
            <w:pPr>
              <w:pStyle w:val="a6"/>
              <w:numPr>
                <w:ilvl w:val="0"/>
                <w:numId w:val="9"/>
              </w:numPr>
              <w:spacing w:after="156"/>
              <w:ind w:firstLineChars="0"/>
            </w:pPr>
            <w:r>
              <w:rPr>
                <w:rFonts w:hint="eastAsia"/>
              </w:rPr>
              <w:t>Hot oil/Water heater</w:t>
            </w:r>
          </w:p>
        </w:tc>
        <w:tc>
          <w:tcPr>
            <w:tcW w:w="854" w:type="dxa"/>
          </w:tcPr>
          <w:p w:rsidR="00625E97" w:rsidRDefault="00625E97" w:rsidP="00E427ED">
            <w:pPr>
              <w:pStyle w:val="a6"/>
              <w:spacing w:after="156"/>
              <w:ind w:firstLineChars="0" w:firstLine="0"/>
            </w:pPr>
            <w:r>
              <w:rPr>
                <w:rFonts w:hint="eastAsia"/>
              </w:rPr>
              <w:t>1.0</w:t>
            </w:r>
          </w:p>
        </w:tc>
        <w:tc>
          <w:tcPr>
            <w:tcW w:w="2935" w:type="dxa"/>
          </w:tcPr>
          <w:p w:rsidR="00625E97" w:rsidRDefault="00625E97" w:rsidP="00E427ED">
            <w:pPr>
              <w:pStyle w:val="a6"/>
              <w:spacing w:after="156"/>
              <w:ind w:firstLineChars="0" w:firstLine="0"/>
            </w:pPr>
          </w:p>
        </w:tc>
      </w:tr>
    </w:tbl>
    <w:p w:rsidR="00E37D60" w:rsidRDefault="00522286" w:rsidP="00DC7A7A">
      <w:pPr>
        <w:pStyle w:val="3"/>
        <w:spacing w:before="156" w:after="156"/>
      </w:pPr>
      <w:bookmarkStart w:id="9" w:name="_Toc382315994"/>
      <w:r>
        <w:rPr>
          <w:rFonts w:hint="eastAsia"/>
        </w:rPr>
        <w:t>冷</w:t>
      </w:r>
      <w:r w:rsidR="00E37D60">
        <w:rPr>
          <w:rFonts w:hint="eastAsia"/>
        </w:rPr>
        <w:t>进料中断</w:t>
      </w:r>
      <w:r>
        <w:rPr>
          <w:rFonts w:hint="eastAsia"/>
        </w:rPr>
        <w:t>-Cold Feed Stops</w:t>
      </w:r>
      <w:bookmarkEnd w:id="9"/>
    </w:p>
    <w:p w:rsidR="00E37D60" w:rsidRDefault="006F1FD0" w:rsidP="00E427ED">
      <w:pPr>
        <w:pStyle w:val="a6"/>
        <w:numPr>
          <w:ilvl w:val="0"/>
          <w:numId w:val="11"/>
        </w:numPr>
        <w:spacing w:after="156"/>
        <w:ind w:firstLineChars="0"/>
      </w:pPr>
      <w:r>
        <w:rPr>
          <w:rFonts w:hint="eastAsia"/>
        </w:rPr>
        <w:t>计算方法：</w:t>
      </w:r>
      <w:r>
        <w:rPr>
          <w:rFonts w:hint="eastAsia"/>
        </w:rPr>
        <w:t>Unbalance Heat</w:t>
      </w:r>
    </w:p>
    <w:p w:rsidR="006F1FD0" w:rsidRDefault="00522286" w:rsidP="00E427ED">
      <w:pPr>
        <w:pStyle w:val="a6"/>
        <w:numPr>
          <w:ilvl w:val="0"/>
          <w:numId w:val="11"/>
        </w:numPr>
        <w:spacing w:after="156"/>
        <w:ind w:firstLineChars="0"/>
      </w:pPr>
      <w:r>
        <w:rPr>
          <w:rFonts w:hint="eastAsia"/>
        </w:rPr>
        <w:t>基本假设：</w:t>
      </w:r>
    </w:p>
    <w:p w:rsidR="00522286" w:rsidRDefault="00C7739C" w:rsidP="00E427ED">
      <w:pPr>
        <w:pStyle w:val="a6"/>
        <w:numPr>
          <w:ilvl w:val="1"/>
          <w:numId w:val="11"/>
        </w:numPr>
        <w:spacing w:after="156"/>
        <w:ind w:firstLineChars="0"/>
      </w:pPr>
      <w:r>
        <w:rPr>
          <w:rFonts w:hint="eastAsia"/>
        </w:rPr>
        <w:t>进料</w:t>
      </w:r>
      <w:r w:rsidR="00C64F67">
        <w:rPr>
          <w:rFonts w:hint="eastAsia"/>
        </w:rPr>
        <w:t>为过冷状态，冷凝器负荷与再沸器相比很小，停进料时泄放量可能较大。</w:t>
      </w:r>
    </w:p>
    <w:p w:rsidR="00C64F67" w:rsidRDefault="00C64F67" w:rsidP="00E427ED">
      <w:pPr>
        <w:pStyle w:val="a6"/>
        <w:numPr>
          <w:ilvl w:val="0"/>
          <w:numId w:val="11"/>
        </w:numPr>
        <w:spacing w:after="156"/>
        <w:ind w:firstLineChars="0"/>
      </w:pPr>
      <w:r>
        <w:rPr>
          <w:rFonts w:hint="eastAsia"/>
        </w:rPr>
        <w:t>界面设计：</w:t>
      </w:r>
    </w:p>
    <w:p w:rsidR="00C64F67" w:rsidRDefault="00C64F67" w:rsidP="00E427ED">
      <w:pPr>
        <w:pStyle w:val="a6"/>
        <w:numPr>
          <w:ilvl w:val="1"/>
          <w:numId w:val="11"/>
        </w:numPr>
        <w:spacing w:after="156"/>
        <w:ind w:firstLineChars="0"/>
      </w:pPr>
      <w:r>
        <w:rPr>
          <w:rFonts w:hint="eastAsia"/>
        </w:rPr>
        <w:t>在</w:t>
      </w:r>
      <w:r>
        <w:rPr>
          <w:rFonts w:hint="eastAsia"/>
        </w:rPr>
        <w:t>Case Study</w:t>
      </w:r>
      <w:r>
        <w:rPr>
          <w:rFonts w:hint="eastAsia"/>
        </w:rPr>
        <w:t>界面上，将全部</w:t>
      </w:r>
      <w:r>
        <w:rPr>
          <w:rFonts w:hint="eastAsia"/>
        </w:rPr>
        <w:t>Feed</w:t>
      </w:r>
      <w:r>
        <w:rPr>
          <w:rFonts w:hint="eastAsia"/>
        </w:rPr>
        <w:t>物料挑出，用户通过</w:t>
      </w:r>
      <w:r>
        <w:rPr>
          <w:rFonts w:hint="eastAsia"/>
        </w:rPr>
        <w:t>Check Box</w:t>
      </w:r>
      <w:r>
        <w:rPr>
          <w:rFonts w:hint="eastAsia"/>
        </w:rPr>
        <w:t>选择</w:t>
      </w:r>
      <w:proofErr w:type="gramStart"/>
      <w:r>
        <w:rPr>
          <w:rFonts w:hint="eastAsia"/>
        </w:rPr>
        <w:t>哪个或</w:t>
      </w:r>
      <w:proofErr w:type="gramEnd"/>
      <w:r>
        <w:rPr>
          <w:rFonts w:hint="eastAsia"/>
        </w:rPr>
        <w:t>哪些是</w:t>
      </w:r>
      <w:r>
        <w:rPr>
          <w:rFonts w:hint="eastAsia"/>
        </w:rPr>
        <w:t>Cold Feed</w:t>
      </w:r>
      <w:r>
        <w:rPr>
          <w:rFonts w:hint="eastAsia"/>
        </w:rPr>
        <w:t>停，执行</w:t>
      </w:r>
      <w:r>
        <w:rPr>
          <w:rFonts w:hint="eastAsia"/>
        </w:rPr>
        <w:t>Unbalanced</w:t>
      </w:r>
      <w:r>
        <w:rPr>
          <w:rFonts w:hint="eastAsia"/>
        </w:rPr>
        <w:t>计算。</w:t>
      </w:r>
    </w:p>
    <w:p w:rsidR="00C64F67" w:rsidRDefault="00C64F67" w:rsidP="00E427ED">
      <w:pPr>
        <w:spacing w:after="156"/>
      </w:pPr>
    </w:p>
    <w:p w:rsidR="001369AA" w:rsidRDefault="001369AA" w:rsidP="00DC7A7A">
      <w:pPr>
        <w:pStyle w:val="3"/>
        <w:spacing w:before="156" w:after="156"/>
      </w:pPr>
      <w:bookmarkStart w:id="10" w:name="_Toc382315995"/>
      <w:r>
        <w:rPr>
          <w:rFonts w:hint="eastAsia"/>
        </w:rPr>
        <w:t>入口阀全开</w:t>
      </w:r>
      <w:r>
        <w:rPr>
          <w:rFonts w:hint="eastAsia"/>
        </w:rPr>
        <w:t>-Inlet Valve Fails Open</w:t>
      </w:r>
      <w:bookmarkEnd w:id="10"/>
    </w:p>
    <w:p w:rsidR="009F106D" w:rsidRDefault="007E7E60" w:rsidP="00EA7941">
      <w:pPr>
        <w:pStyle w:val="a6"/>
        <w:numPr>
          <w:ilvl w:val="0"/>
          <w:numId w:val="10"/>
        </w:numPr>
        <w:spacing w:afterLines="50" w:after="156"/>
        <w:ind w:firstLineChars="0"/>
        <w:contextualSpacing/>
        <w:jc w:val="left"/>
      </w:pPr>
      <w:r>
        <w:rPr>
          <w:rFonts w:hint="eastAsia"/>
        </w:rPr>
        <w:t>计算方法：</w:t>
      </w:r>
      <w:r w:rsidR="006D73DD">
        <w:rPr>
          <w:rFonts w:hint="eastAsia"/>
        </w:rPr>
        <w:t>附件</w:t>
      </w:r>
      <w:r w:rsidR="006D73DD">
        <w:rPr>
          <w:rFonts w:hint="eastAsia"/>
        </w:rPr>
        <w:t>2</w:t>
      </w:r>
      <w:r w:rsidR="009E690B">
        <w:rPr>
          <w:rFonts w:hint="eastAsia"/>
        </w:rPr>
        <w:t>“</w:t>
      </w:r>
      <w:r w:rsidR="006D73DD">
        <w:rPr>
          <w:rFonts w:hint="eastAsia"/>
        </w:rPr>
        <w:t>Control valve capacity calculation</w:t>
      </w:r>
      <w:r w:rsidR="009E690B">
        <w:rPr>
          <w:rFonts w:hint="eastAsia"/>
        </w:rPr>
        <w:t>”</w:t>
      </w:r>
      <w:r w:rsidR="00556C12">
        <w:rPr>
          <w:rFonts w:hint="eastAsia"/>
        </w:rPr>
        <w:t>计算</w:t>
      </w:r>
      <w:r w:rsidR="00A46AA6">
        <w:rPr>
          <w:rFonts w:hint="eastAsia"/>
        </w:rPr>
        <w:t>功能块</w:t>
      </w:r>
    </w:p>
    <w:p w:rsidR="003A1917" w:rsidRDefault="003A1917" w:rsidP="00EA7941">
      <w:pPr>
        <w:pStyle w:val="a6"/>
        <w:numPr>
          <w:ilvl w:val="0"/>
          <w:numId w:val="10"/>
        </w:numPr>
        <w:spacing w:afterLines="50" w:after="156"/>
        <w:ind w:firstLineChars="0"/>
        <w:contextualSpacing/>
        <w:jc w:val="left"/>
      </w:pPr>
      <w:r>
        <w:rPr>
          <w:rFonts w:hint="eastAsia"/>
        </w:rPr>
        <w:t>基本假设：</w:t>
      </w:r>
    </w:p>
    <w:p w:rsidR="00507978" w:rsidRDefault="00507978" w:rsidP="00EA7941">
      <w:pPr>
        <w:pStyle w:val="a6"/>
        <w:numPr>
          <w:ilvl w:val="1"/>
          <w:numId w:val="10"/>
        </w:numPr>
        <w:spacing w:afterLines="50" w:after="156"/>
        <w:ind w:firstLineChars="0"/>
        <w:contextualSpacing/>
        <w:jc w:val="left"/>
      </w:pPr>
      <w:r>
        <w:rPr>
          <w:rFonts w:hint="eastAsia"/>
        </w:rPr>
        <w:t>控制阀上游容器压力</w:t>
      </w:r>
      <w:r>
        <w:rPr>
          <w:rFonts w:hint="eastAsia"/>
        </w:rPr>
        <w:t xml:space="preserve"> </w:t>
      </w:r>
      <w:r w:rsidR="001A6851">
        <w:rPr>
          <w:rFonts w:hint="eastAsia"/>
        </w:rPr>
        <w:t>&gt;</w:t>
      </w:r>
      <w:r>
        <w:rPr>
          <w:rFonts w:hint="eastAsia"/>
        </w:rPr>
        <w:t xml:space="preserve"> </w:t>
      </w:r>
      <w:r w:rsidR="0033731F">
        <w:rPr>
          <w:rFonts w:hint="eastAsia"/>
        </w:rPr>
        <w:t>下游容器的设计压力（安全阀定压），如果不满足，</w:t>
      </w:r>
      <w:r w:rsidR="00301C55">
        <w:rPr>
          <w:rFonts w:hint="eastAsia"/>
        </w:rPr>
        <w:t>则该工况不分析或直接指定</w:t>
      </w:r>
      <w:r w:rsidR="00301C55">
        <w:rPr>
          <w:rFonts w:hint="eastAsia"/>
        </w:rPr>
        <w:t>W[relief]=0</w:t>
      </w:r>
      <w:r w:rsidR="00301C55">
        <w:rPr>
          <w:rFonts w:hint="eastAsia"/>
        </w:rPr>
        <w:t>。</w:t>
      </w:r>
    </w:p>
    <w:p w:rsidR="00507978" w:rsidRDefault="00507978" w:rsidP="00EA7941">
      <w:pPr>
        <w:pStyle w:val="a6"/>
        <w:numPr>
          <w:ilvl w:val="1"/>
          <w:numId w:val="10"/>
        </w:numPr>
        <w:spacing w:afterLines="50" w:after="156"/>
        <w:ind w:firstLineChars="0"/>
        <w:contextualSpacing/>
        <w:jc w:val="left"/>
      </w:pPr>
      <w:r>
        <w:rPr>
          <w:rFonts w:hint="eastAsia"/>
        </w:rPr>
        <w:lastRenderedPageBreak/>
        <w:t>塔的某一个进料中的控制阀全开。</w:t>
      </w:r>
    </w:p>
    <w:p w:rsidR="00507978" w:rsidRDefault="00507978" w:rsidP="00EA7941">
      <w:pPr>
        <w:pStyle w:val="a6"/>
        <w:numPr>
          <w:ilvl w:val="1"/>
          <w:numId w:val="10"/>
        </w:numPr>
        <w:spacing w:afterLines="50" w:after="156"/>
        <w:ind w:firstLineChars="0"/>
        <w:contextualSpacing/>
        <w:jc w:val="left"/>
      </w:pPr>
      <w:r>
        <w:rPr>
          <w:rFonts w:hint="eastAsia"/>
        </w:rPr>
        <w:t>全开时的</w:t>
      </w:r>
      <w:r>
        <w:rPr>
          <w:rFonts w:hint="eastAsia"/>
        </w:rPr>
        <w:t>Cv</w:t>
      </w:r>
      <w:r>
        <w:rPr>
          <w:rFonts w:hint="eastAsia"/>
        </w:rPr>
        <w:t>值，缺省取主阀和旁通阀的</w:t>
      </w:r>
      <w:r>
        <w:rPr>
          <w:rFonts w:hint="eastAsia"/>
        </w:rPr>
        <w:t>Cv</w:t>
      </w:r>
      <w:r>
        <w:rPr>
          <w:rFonts w:hint="eastAsia"/>
        </w:rPr>
        <w:t>值之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  <w:r w:rsidR="006B0035">
        <w:rPr>
          <w:rFonts w:hint="eastAsia"/>
        </w:rPr>
        <w:t>如果没有详细的旁通阀数据，则总的</w:t>
      </w:r>
      <w:r w:rsidR="006B0035">
        <w:rPr>
          <w:rFonts w:hint="eastAsia"/>
        </w:rPr>
        <w:t>Cv</w:t>
      </w:r>
      <w:r w:rsidR="006B0035">
        <w:rPr>
          <w:rFonts w:hint="eastAsia"/>
        </w:rPr>
        <w:t>值取主阀</w:t>
      </w:r>
      <w:r w:rsidR="006B0035">
        <w:rPr>
          <w:rFonts w:hint="eastAsia"/>
        </w:rPr>
        <w:t>Cv</w:t>
      </w:r>
      <w:r w:rsidR="006B0035">
        <w:rPr>
          <w:rFonts w:hint="eastAsia"/>
        </w:rPr>
        <w:t>的</w:t>
      </w:r>
      <w:r w:rsidR="00F1662F">
        <w:rPr>
          <w:rFonts w:hint="eastAsia"/>
        </w:rPr>
        <w:t>150%&lt;2&gt;</w:t>
      </w:r>
      <w:r w:rsidR="006B0035">
        <w:rPr>
          <w:rFonts w:hint="eastAsia"/>
        </w:rPr>
        <w:t>。</w:t>
      </w:r>
    </w:p>
    <w:p w:rsidR="00932FF2" w:rsidRPr="00BE6CC5" w:rsidRDefault="00932FF2" w:rsidP="00E427ED">
      <w:pPr>
        <w:pStyle w:val="a6"/>
        <w:numPr>
          <w:ilvl w:val="0"/>
          <w:numId w:val="10"/>
        </w:numPr>
        <w:spacing w:after="156"/>
        <w:ind w:firstLineChars="0"/>
        <w:contextualSpacing/>
        <w:jc w:val="left"/>
        <w:rPr>
          <w:rFonts w:ascii="Cambria Math"/>
        </w:rPr>
      </w:pPr>
      <w:r>
        <w:rPr>
          <w:rFonts w:hint="eastAsia"/>
        </w:rPr>
        <w:t>计算思路</w:t>
      </w:r>
      <w:r w:rsidR="007178F6">
        <w:rPr>
          <w:rFonts w:hint="eastAsia"/>
        </w:rPr>
        <w:t>：</w:t>
      </w:r>
    </w:p>
    <w:p w:rsidR="004C6D59" w:rsidRDefault="004C6D59" w:rsidP="00EA7941">
      <w:pPr>
        <w:pStyle w:val="30"/>
        <w:numPr>
          <w:ilvl w:val="1"/>
          <w:numId w:val="10"/>
        </w:numPr>
        <w:spacing w:afterLines="50" w:after="156" w:line="240" w:lineRule="auto"/>
        <w:contextualSpacing/>
        <w:jc w:val="left"/>
        <w:rPr>
          <w:rFonts w:ascii="Cambria Math"/>
        </w:rPr>
      </w:pPr>
      <w:r>
        <w:rPr>
          <w:rFonts w:ascii="Cambria Math" w:hint="eastAsia"/>
        </w:rPr>
        <w:t>W[valve]=Max(W[breakthrough], W[Flash</w:t>
      </w:r>
      <w:r w:rsidR="009535C6">
        <w:rPr>
          <w:rFonts w:ascii="Cambria Math" w:hint="eastAsia"/>
        </w:rPr>
        <w:t>_</w:t>
      </w:r>
      <w:r>
        <w:rPr>
          <w:rFonts w:ascii="Cambria Math" w:hint="eastAsia"/>
        </w:rPr>
        <w:t>vapor]), kg/hr</w:t>
      </w:r>
    </w:p>
    <w:p w:rsidR="00E16085" w:rsidRPr="004C6D59" w:rsidRDefault="00E16085" w:rsidP="00EA7941">
      <w:pPr>
        <w:pStyle w:val="30"/>
        <w:numPr>
          <w:ilvl w:val="1"/>
          <w:numId w:val="10"/>
        </w:numPr>
        <w:spacing w:afterLines="50" w:after="156" w:line="240" w:lineRule="auto"/>
        <w:contextualSpacing/>
        <w:jc w:val="left"/>
        <w:rPr>
          <w:rFonts w:ascii="Cambria Math"/>
        </w:rPr>
      </w:pPr>
      <w:r w:rsidRPr="00BE6CC5">
        <w:rPr>
          <w:rFonts w:ascii="Cambria Math" w:hint="eastAsia"/>
        </w:rPr>
        <w:t>判断上游容器的操作条件</w:t>
      </w:r>
    </w:p>
    <w:p w:rsidR="00932FF2" w:rsidRDefault="00932FF2" w:rsidP="00EA7941">
      <w:pPr>
        <w:pStyle w:val="30"/>
        <w:numPr>
          <w:ilvl w:val="2"/>
          <w:numId w:val="10"/>
        </w:numPr>
        <w:spacing w:afterLines="50" w:after="156" w:line="240" w:lineRule="auto"/>
        <w:contextualSpacing/>
        <w:jc w:val="left"/>
        <w:rPr>
          <w:rFonts w:ascii="Cambria Math"/>
        </w:rPr>
      </w:pPr>
      <w:r>
        <w:rPr>
          <w:rFonts w:ascii="Cambria Math" w:hint="eastAsia"/>
        </w:rPr>
        <w:t>全液相操作，比如</w:t>
      </w:r>
      <w:r>
        <w:rPr>
          <w:rFonts w:ascii="Cambria Math" w:hint="eastAsia"/>
        </w:rPr>
        <w:t>JGC</w:t>
      </w:r>
      <w:r>
        <w:rPr>
          <w:rFonts w:ascii="Cambria Math" w:hint="eastAsia"/>
        </w:rPr>
        <w:t>中的</w:t>
      </w:r>
      <w:r>
        <w:rPr>
          <w:rFonts w:ascii="Cambria Math" w:hint="eastAsia"/>
        </w:rPr>
        <w:t>LPG</w:t>
      </w:r>
      <w:r>
        <w:rPr>
          <w:rFonts w:ascii="Cambria Math" w:hint="eastAsia"/>
        </w:rPr>
        <w:t>萃取塔，则只考虑</w:t>
      </w:r>
      <w:r>
        <w:rPr>
          <w:rFonts w:ascii="Cambria Math" w:hint="eastAsia"/>
        </w:rPr>
        <w:t>Liquid Flashing</w:t>
      </w:r>
      <w:r w:rsidR="004C6D59">
        <w:rPr>
          <w:rFonts w:ascii="Cambria Math" w:hint="eastAsia"/>
        </w:rPr>
        <w:t>，</w:t>
      </w:r>
      <w:r w:rsidR="00527F64">
        <w:rPr>
          <w:rFonts w:ascii="Cambria Math" w:hint="eastAsia"/>
        </w:rPr>
        <w:t xml:space="preserve"> </w:t>
      </w:r>
      <w:r w:rsidR="004C6D59">
        <w:rPr>
          <w:rFonts w:ascii="Cambria Math" w:hint="eastAsia"/>
        </w:rPr>
        <w:t>W[breakthrough]=0</w:t>
      </w:r>
      <w:r w:rsidR="004C6D59">
        <w:rPr>
          <w:rFonts w:ascii="Cambria Math" w:hint="eastAsia"/>
        </w:rPr>
        <w:t>。</w:t>
      </w:r>
      <w:r w:rsidR="00527F64">
        <w:rPr>
          <w:rFonts w:ascii="Cambria Math" w:hint="eastAsia"/>
        </w:rPr>
        <w:t>W[relief</w:t>
      </w:r>
      <w:proofErr w:type="gramStart"/>
      <w:r w:rsidR="00527F64">
        <w:rPr>
          <w:rFonts w:ascii="Cambria Math" w:hint="eastAsia"/>
        </w:rPr>
        <w:t>]=</w:t>
      </w:r>
      <w:proofErr w:type="gramEnd"/>
      <w:r w:rsidR="00527F64">
        <w:rPr>
          <w:rFonts w:ascii="Cambria Math" w:hint="eastAsia"/>
        </w:rPr>
        <w:t>W[</w:t>
      </w:r>
      <w:r w:rsidR="003E4214">
        <w:rPr>
          <w:rFonts w:ascii="Cambria Math" w:hint="eastAsia"/>
        </w:rPr>
        <w:t>valve</w:t>
      </w:r>
      <w:r w:rsidR="00527F64">
        <w:rPr>
          <w:rFonts w:ascii="Cambria Math" w:hint="eastAsia"/>
        </w:rPr>
        <w:t>]</w:t>
      </w:r>
      <w:r w:rsidR="00D73823">
        <w:rPr>
          <w:rFonts w:ascii="Cambria Math" w:hint="eastAsia"/>
        </w:rPr>
        <w:t>-W[Tower_Normal_vapor]</w:t>
      </w:r>
      <w:r w:rsidR="00527F64">
        <w:rPr>
          <w:rFonts w:ascii="Cambria Math" w:hint="eastAsia"/>
        </w:rPr>
        <w:t>, kg/hr; MW[relief]=MW[Flash_vapor], T[relief]=T[Flash_vapor].</w:t>
      </w:r>
    </w:p>
    <w:p w:rsidR="00D73823" w:rsidRDefault="00932FF2" w:rsidP="00EA7941">
      <w:pPr>
        <w:pStyle w:val="30"/>
        <w:numPr>
          <w:ilvl w:val="2"/>
          <w:numId w:val="10"/>
        </w:numPr>
        <w:spacing w:afterLines="50" w:after="156" w:line="240" w:lineRule="auto"/>
        <w:contextualSpacing/>
        <w:jc w:val="left"/>
        <w:rPr>
          <w:rFonts w:ascii="Cambria Math"/>
        </w:rPr>
      </w:pPr>
      <w:r>
        <w:rPr>
          <w:rFonts w:ascii="Cambria Math" w:hint="eastAsia"/>
        </w:rPr>
        <w:t>气液两相操作，比如蒸馏塔、分液罐等，则考虑</w:t>
      </w:r>
      <w:r>
        <w:rPr>
          <w:rFonts w:ascii="Cambria Math" w:hint="eastAsia"/>
        </w:rPr>
        <w:t>Liquid Flashing</w:t>
      </w:r>
      <w:r>
        <w:rPr>
          <w:rFonts w:ascii="Cambria Math" w:hint="eastAsia"/>
        </w:rPr>
        <w:t>和</w:t>
      </w:r>
      <w:r>
        <w:rPr>
          <w:rFonts w:ascii="Cambria Math" w:hint="eastAsia"/>
        </w:rPr>
        <w:t>Vapor Breakthrough</w:t>
      </w:r>
      <w:proofErr w:type="gramStart"/>
      <w:r>
        <w:rPr>
          <w:rFonts w:ascii="Cambria Math" w:hint="eastAsia"/>
        </w:rPr>
        <w:t>两者</w:t>
      </w:r>
      <w:r w:rsidR="00D73823">
        <w:rPr>
          <w:rFonts w:ascii="Cambria Math" w:hint="eastAsia"/>
        </w:rPr>
        <w:t>,</w:t>
      </w:r>
      <w:proofErr w:type="gramEnd"/>
      <w:r w:rsidR="00D73823">
        <w:rPr>
          <w:rFonts w:ascii="Cambria Math" w:hint="eastAsia"/>
        </w:rPr>
        <w:t xml:space="preserve"> W[relief]=</w:t>
      </w:r>
      <w:r w:rsidR="003E4214">
        <w:rPr>
          <w:rFonts w:ascii="Cambria Math" w:hint="eastAsia"/>
        </w:rPr>
        <w:t xml:space="preserve"> </w:t>
      </w:r>
      <w:r w:rsidR="00D73823">
        <w:rPr>
          <w:rFonts w:ascii="Cambria Math" w:hint="eastAsia"/>
        </w:rPr>
        <w:t>W[</w:t>
      </w:r>
      <w:r w:rsidR="003E4214">
        <w:rPr>
          <w:rFonts w:ascii="Cambria Math" w:hint="eastAsia"/>
        </w:rPr>
        <w:t>valve</w:t>
      </w:r>
      <w:r w:rsidR="00D73823">
        <w:rPr>
          <w:rFonts w:ascii="Cambria Math" w:hint="eastAsia"/>
        </w:rPr>
        <w:t>]</w:t>
      </w:r>
      <w:r w:rsidR="003E4214">
        <w:rPr>
          <w:rFonts w:ascii="Cambria Math" w:hint="eastAsia"/>
        </w:rPr>
        <w:t>-W[</w:t>
      </w:r>
      <w:r w:rsidR="00D73823">
        <w:rPr>
          <w:rFonts w:ascii="Cambria Math" w:hint="eastAsia"/>
        </w:rPr>
        <w:t xml:space="preserve">Tower_Normal_vapor], kg/hr; </w:t>
      </w:r>
      <w:r w:rsidR="005C69CA">
        <w:rPr>
          <w:rFonts w:ascii="Cambria Math" w:hint="eastAsia"/>
        </w:rPr>
        <w:t xml:space="preserve"> </w:t>
      </w:r>
      <w:r w:rsidR="005C69CA">
        <w:rPr>
          <w:rFonts w:ascii="Cambria Math" w:hint="eastAsia"/>
        </w:rPr>
        <w:t>如果是</w:t>
      </w:r>
      <w:r w:rsidR="005C69CA">
        <w:rPr>
          <w:rFonts w:ascii="Cambria Math" w:hint="eastAsia"/>
        </w:rPr>
        <w:t>Breakthrough</w:t>
      </w:r>
      <w:r w:rsidR="005C69CA">
        <w:rPr>
          <w:rFonts w:ascii="Cambria Math" w:hint="eastAsia"/>
        </w:rPr>
        <w:t>的流量大，则</w:t>
      </w:r>
      <w:r w:rsidR="00D73823">
        <w:rPr>
          <w:rFonts w:ascii="Cambria Math" w:hint="eastAsia"/>
        </w:rPr>
        <w:t>MW[relief]=MW[</w:t>
      </w:r>
      <w:r w:rsidR="005C69CA">
        <w:rPr>
          <w:rFonts w:ascii="Cambria Math" w:hint="eastAsia"/>
        </w:rPr>
        <w:t>Upstream_</w:t>
      </w:r>
      <w:r w:rsidR="00D73823">
        <w:rPr>
          <w:rFonts w:ascii="Cambria Math" w:hint="eastAsia"/>
        </w:rPr>
        <w:t>normal_vapor], T[relief]=T[</w:t>
      </w:r>
      <w:r w:rsidR="005C69CA">
        <w:rPr>
          <w:rFonts w:ascii="Cambria Math" w:hint="eastAsia"/>
        </w:rPr>
        <w:t>Upstream_</w:t>
      </w:r>
      <w:r w:rsidR="00D73823">
        <w:rPr>
          <w:rFonts w:ascii="Cambria Math" w:hint="eastAsia"/>
        </w:rPr>
        <w:t>normal_vapor].</w:t>
      </w:r>
      <w:r w:rsidR="005C69CA">
        <w:rPr>
          <w:rFonts w:ascii="Cambria Math" w:hint="eastAsia"/>
        </w:rPr>
        <w:t xml:space="preserve"> </w:t>
      </w:r>
      <w:r w:rsidR="005C69CA">
        <w:rPr>
          <w:rFonts w:ascii="Cambria Math" w:hint="eastAsia"/>
        </w:rPr>
        <w:t>如果是</w:t>
      </w:r>
      <w:r w:rsidR="005C69CA">
        <w:rPr>
          <w:rFonts w:ascii="Cambria Math" w:hint="eastAsia"/>
        </w:rPr>
        <w:t>Liquid Flashing</w:t>
      </w:r>
      <w:r w:rsidR="005C69CA">
        <w:rPr>
          <w:rFonts w:ascii="Cambria Math" w:hint="eastAsia"/>
        </w:rPr>
        <w:t>的流量大，则</w:t>
      </w:r>
      <w:r w:rsidR="005C69CA">
        <w:rPr>
          <w:rFonts w:ascii="Cambria Math" w:hint="eastAsia"/>
        </w:rPr>
        <w:t>MW[relief]=MW[Flash_vapor]</w:t>
      </w:r>
      <w:r w:rsidR="005C69CA" w:rsidRPr="005C69CA">
        <w:rPr>
          <w:rFonts w:ascii="Cambria Math" w:hint="eastAsia"/>
        </w:rPr>
        <w:t xml:space="preserve"> </w:t>
      </w:r>
      <w:r w:rsidR="005C69CA">
        <w:rPr>
          <w:rFonts w:ascii="Cambria Math" w:hint="eastAsia"/>
        </w:rPr>
        <w:t>, T[relief]=T[Flash_vapor]</w:t>
      </w:r>
      <w:r w:rsidR="005C69CA">
        <w:rPr>
          <w:rFonts w:ascii="Cambria Math" w:hint="eastAsia"/>
        </w:rPr>
        <w:t>。</w:t>
      </w:r>
    </w:p>
    <w:p w:rsidR="002807AA" w:rsidRDefault="002807AA" w:rsidP="00EA7941">
      <w:pPr>
        <w:pStyle w:val="30"/>
        <w:numPr>
          <w:ilvl w:val="1"/>
          <w:numId w:val="10"/>
        </w:numPr>
        <w:spacing w:afterLines="50" w:after="156" w:line="240" w:lineRule="auto"/>
        <w:contextualSpacing/>
        <w:jc w:val="left"/>
        <w:rPr>
          <w:rFonts w:ascii="Cambria Math"/>
        </w:rPr>
      </w:pPr>
      <w:r>
        <w:rPr>
          <w:rFonts w:ascii="Cambria Math" w:hint="eastAsia"/>
        </w:rPr>
        <w:t>注释：</w:t>
      </w:r>
    </w:p>
    <w:p w:rsidR="002807AA" w:rsidRDefault="00D73823" w:rsidP="00EA7941">
      <w:pPr>
        <w:pStyle w:val="30"/>
        <w:numPr>
          <w:ilvl w:val="2"/>
          <w:numId w:val="10"/>
        </w:numPr>
        <w:spacing w:afterLines="50" w:after="156" w:line="240" w:lineRule="auto"/>
        <w:contextualSpacing/>
        <w:jc w:val="left"/>
        <w:rPr>
          <w:rFonts w:ascii="Cambria Math"/>
        </w:rPr>
      </w:pPr>
      <w:r>
        <w:rPr>
          <w:rFonts w:ascii="Cambria Math" w:hint="eastAsia"/>
        </w:rPr>
        <w:t>Flash_vapor</w:t>
      </w:r>
      <w:r>
        <w:rPr>
          <w:rFonts w:ascii="Cambria Math" w:hint="eastAsia"/>
        </w:rPr>
        <w:t>是指液相闪蒸的气相；</w:t>
      </w:r>
    </w:p>
    <w:p w:rsidR="002807AA" w:rsidRDefault="00F90CDE" w:rsidP="00EA7941">
      <w:pPr>
        <w:pStyle w:val="30"/>
        <w:numPr>
          <w:ilvl w:val="2"/>
          <w:numId w:val="10"/>
        </w:numPr>
        <w:spacing w:afterLines="50" w:after="156" w:line="240" w:lineRule="auto"/>
        <w:contextualSpacing/>
        <w:jc w:val="left"/>
        <w:rPr>
          <w:rFonts w:ascii="Cambria Math"/>
        </w:rPr>
      </w:pPr>
      <w:r>
        <w:rPr>
          <w:rFonts w:ascii="Cambria Math" w:hint="eastAsia"/>
        </w:rPr>
        <w:t>W[</w:t>
      </w:r>
      <w:r w:rsidR="002B6613">
        <w:rPr>
          <w:rFonts w:ascii="Cambria Math" w:hint="eastAsia"/>
        </w:rPr>
        <w:t>Tower_n</w:t>
      </w:r>
      <w:r w:rsidR="00D73823">
        <w:rPr>
          <w:rFonts w:ascii="Cambria Math" w:hint="eastAsia"/>
        </w:rPr>
        <w:t>ormal_vapor</w:t>
      </w:r>
      <w:r>
        <w:rPr>
          <w:rFonts w:ascii="Cambria Math" w:hint="eastAsia"/>
        </w:rPr>
        <w:t>]</w:t>
      </w:r>
      <w:r w:rsidR="00D73823">
        <w:rPr>
          <w:rFonts w:ascii="Cambria Math" w:hint="eastAsia"/>
        </w:rPr>
        <w:t>是指</w:t>
      </w:r>
      <w:r w:rsidR="002B6613">
        <w:rPr>
          <w:rFonts w:ascii="Cambria Math" w:hint="eastAsia"/>
        </w:rPr>
        <w:t>正常</w:t>
      </w:r>
      <w:proofErr w:type="gramStart"/>
      <w:r w:rsidR="002B6613">
        <w:rPr>
          <w:rFonts w:ascii="Cambria Math" w:hint="eastAsia"/>
        </w:rPr>
        <w:t>工况下塔气相</w:t>
      </w:r>
      <w:proofErr w:type="gramEnd"/>
      <w:r w:rsidR="002B6613">
        <w:rPr>
          <w:rFonts w:ascii="Cambria Math" w:hint="eastAsia"/>
        </w:rPr>
        <w:t>出口的流量</w:t>
      </w:r>
      <w:r w:rsidR="00BB76A2">
        <w:rPr>
          <w:rFonts w:ascii="Cambria Math" w:hint="eastAsia"/>
        </w:rPr>
        <w:t>（注：</w:t>
      </w:r>
      <w:r w:rsidR="00BB76A2">
        <w:rPr>
          <w:rFonts w:ascii="Cambria Math" w:hint="eastAsia"/>
        </w:rPr>
        <w:t>Bechtel</w:t>
      </w:r>
      <w:r w:rsidR="00BB76A2">
        <w:rPr>
          <w:rFonts w:ascii="Cambria Math" w:hint="eastAsia"/>
        </w:rPr>
        <w:t>标准做法是该值设为</w:t>
      </w:r>
      <w:r w:rsidR="00BB76A2">
        <w:rPr>
          <w:rFonts w:ascii="Cambria Math" w:hint="eastAsia"/>
        </w:rPr>
        <w:t>0</w:t>
      </w:r>
      <w:r w:rsidR="00BB76A2">
        <w:rPr>
          <w:rFonts w:ascii="Cambria Math" w:hint="eastAsia"/>
        </w:rPr>
        <w:t>）</w:t>
      </w:r>
      <w:r w:rsidR="002807AA">
        <w:rPr>
          <w:rFonts w:ascii="Cambria Math" w:hint="eastAsia"/>
        </w:rPr>
        <w:t>；</w:t>
      </w:r>
    </w:p>
    <w:p w:rsidR="004C6D59" w:rsidRPr="00D73823" w:rsidRDefault="002807AA" w:rsidP="00EA7941">
      <w:pPr>
        <w:pStyle w:val="30"/>
        <w:numPr>
          <w:ilvl w:val="2"/>
          <w:numId w:val="10"/>
        </w:numPr>
        <w:spacing w:afterLines="50" w:after="156" w:line="240" w:lineRule="auto"/>
        <w:contextualSpacing/>
        <w:jc w:val="left"/>
        <w:rPr>
          <w:rFonts w:ascii="Cambria Math"/>
        </w:rPr>
      </w:pPr>
      <w:r>
        <w:rPr>
          <w:rFonts w:ascii="Cambria Math" w:hint="eastAsia"/>
        </w:rPr>
        <w:t>Upstream_normal-vapor</w:t>
      </w:r>
      <w:r>
        <w:rPr>
          <w:rFonts w:ascii="Cambria Math" w:hint="eastAsia"/>
        </w:rPr>
        <w:t>是指上游设备的气相，如果</w:t>
      </w:r>
      <w:proofErr w:type="gramStart"/>
      <w:r>
        <w:rPr>
          <w:rFonts w:ascii="Cambria Math" w:hint="eastAsia"/>
        </w:rPr>
        <w:t>是罐类</w:t>
      </w:r>
      <w:proofErr w:type="gramEnd"/>
      <w:r>
        <w:rPr>
          <w:rFonts w:ascii="Cambria Math" w:hint="eastAsia"/>
        </w:rPr>
        <w:t>则是其正常操作的气相，如果</w:t>
      </w:r>
      <w:proofErr w:type="gramStart"/>
      <w:r>
        <w:rPr>
          <w:rFonts w:ascii="Cambria Math" w:hint="eastAsia"/>
        </w:rPr>
        <w:t>是塔则取</w:t>
      </w:r>
      <w:proofErr w:type="gramEnd"/>
      <w:r>
        <w:rPr>
          <w:rFonts w:ascii="Cambria Math" w:hint="eastAsia"/>
        </w:rPr>
        <w:t>塔</w:t>
      </w:r>
      <w:proofErr w:type="gramStart"/>
      <w:r>
        <w:rPr>
          <w:rFonts w:ascii="Cambria Math" w:hint="eastAsia"/>
        </w:rPr>
        <w:t>釜</w:t>
      </w:r>
      <w:proofErr w:type="gramEnd"/>
      <w:r>
        <w:rPr>
          <w:rFonts w:ascii="Cambria Math" w:hint="eastAsia"/>
        </w:rPr>
        <w:t>进入最后一块塔板的气相。</w:t>
      </w:r>
    </w:p>
    <w:p w:rsidR="003A1917" w:rsidRDefault="00B53B93" w:rsidP="00EA7941">
      <w:pPr>
        <w:pStyle w:val="30"/>
        <w:numPr>
          <w:ilvl w:val="0"/>
          <w:numId w:val="10"/>
        </w:numPr>
        <w:spacing w:afterLines="50" w:after="156" w:line="240" w:lineRule="auto"/>
        <w:contextualSpacing/>
        <w:jc w:val="left"/>
        <w:rPr>
          <w:rFonts w:ascii="Cambria Math"/>
        </w:rPr>
      </w:pPr>
      <w:r>
        <w:rPr>
          <w:rFonts w:ascii="Cambria Math" w:hint="eastAsia"/>
        </w:rPr>
        <w:t>界面设计：</w:t>
      </w:r>
    </w:p>
    <w:p w:rsidR="00D47996" w:rsidRDefault="00F859C6" w:rsidP="00EA7941">
      <w:pPr>
        <w:pStyle w:val="30"/>
        <w:numPr>
          <w:ilvl w:val="1"/>
          <w:numId w:val="10"/>
        </w:numPr>
        <w:spacing w:afterLines="50" w:after="156" w:line="240" w:lineRule="auto"/>
        <w:contextualSpacing/>
        <w:jc w:val="left"/>
        <w:rPr>
          <w:rFonts w:ascii="Cambria Math"/>
        </w:rPr>
      </w:pPr>
      <w:r>
        <w:rPr>
          <w:rFonts w:ascii="Cambria Math" w:hint="eastAsia"/>
        </w:rPr>
        <w:t>在</w:t>
      </w:r>
      <w:r>
        <w:rPr>
          <w:rFonts w:ascii="Cambria Math" w:hint="eastAsia"/>
        </w:rPr>
        <w:t>Case Study</w:t>
      </w:r>
      <w:r>
        <w:rPr>
          <w:rFonts w:ascii="Cambria Math" w:hint="eastAsia"/>
        </w:rPr>
        <w:t>界面上，首先只出现一个</w:t>
      </w:r>
      <w:r w:rsidR="00D47996">
        <w:rPr>
          <w:rFonts w:ascii="Cambria Math" w:hint="eastAsia"/>
        </w:rPr>
        <w:t>可操作的按钮“</w:t>
      </w:r>
      <w:r w:rsidR="00D47996">
        <w:rPr>
          <w:rFonts w:ascii="Cambria Math" w:hint="eastAsia"/>
        </w:rPr>
        <w:t>Select Upstream Vessel</w:t>
      </w:r>
      <w:r w:rsidR="00D47996">
        <w:rPr>
          <w:rFonts w:ascii="Cambria Math" w:hint="eastAsia"/>
        </w:rPr>
        <w:t>”，点击后打开模拟文件的设备列表，选择</w:t>
      </w:r>
      <w:r w:rsidR="00D47996">
        <w:rPr>
          <w:rFonts w:ascii="Cambria Math" w:hint="eastAsia"/>
        </w:rPr>
        <w:t>Upstream Vessel</w:t>
      </w:r>
      <w:r w:rsidR="00D47996">
        <w:rPr>
          <w:rFonts w:ascii="Cambria Math" w:hint="eastAsia"/>
        </w:rPr>
        <w:t>，完成后程序读取如下信息：</w:t>
      </w:r>
    </w:p>
    <w:p w:rsidR="00D47996" w:rsidRDefault="00D47996" w:rsidP="00EA7941">
      <w:pPr>
        <w:pStyle w:val="30"/>
        <w:numPr>
          <w:ilvl w:val="2"/>
          <w:numId w:val="10"/>
        </w:numPr>
        <w:spacing w:afterLines="50" w:after="156" w:line="240" w:lineRule="auto"/>
        <w:contextualSpacing/>
        <w:jc w:val="left"/>
        <w:rPr>
          <w:rFonts w:ascii="Cambria Math"/>
        </w:rPr>
      </w:pPr>
      <w:r>
        <w:rPr>
          <w:rFonts w:ascii="Cambria Math" w:hint="eastAsia"/>
        </w:rPr>
        <w:t>设备类型（</w:t>
      </w:r>
      <w:r>
        <w:rPr>
          <w:rFonts w:ascii="Cambria Math" w:hint="eastAsia"/>
        </w:rPr>
        <w:t>Drum</w:t>
      </w:r>
      <w:r>
        <w:rPr>
          <w:rFonts w:ascii="Cambria Math" w:hint="eastAsia"/>
        </w:rPr>
        <w:t>、</w:t>
      </w:r>
      <w:r>
        <w:rPr>
          <w:rFonts w:ascii="Cambria Math" w:hint="eastAsia"/>
        </w:rPr>
        <w:t>Tower</w:t>
      </w:r>
      <w:r>
        <w:rPr>
          <w:rFonts w:ascii="Cambria Math" w:hint="eastAsia"/>
        </w:rPr>
        <w:t>）</w:t>
      </w:r>
    </w:p>
    <w:p w:rsidR="00D47996" w:rsidRDefault="00D47996" w:rsidP="00EA7941">
      <w:pPr>
        <w:pStyle w:val="30"/>
        <w:numPr>
          <w:ilvl w:val="2"/>
          <w:numId w:val="10"/>
        </w:numPr>
        <w:spacing w:afterLines="50" w:after="156" w:line="240" w:lineRule="auto"/>
        <w:contextualSpacing/>
        <w:jc w:val="left"/>
        <w:rPr>
          <w:rFonts w:ascii="Cambria Math"/>
        </w:rPr>
      </w:pPr>
      <w:r>
        <w:rPr>
          <w:rFonts w:ascii="Cambria Math" w:hint="eastAsia"/>
        </w:rPr>
        <w:t>操作压力</w:t>
      </w:r>
    </w:p>
    <w:p w:rsidR="00D47996" w:rsidRDefault="00D47996" w:rsidP="00EA7941">
      <w:pPr>
        <w:pStyle w:val="30"/>
        <w:numPr>
          <w:ilvl w:val="2"/>
          <w:numId w:val="10"/>
        </w:numPr>
        <w:spacing w:afterLines="50" w:after="156" w:line="240" w:lineRule="auto"/>
        <w:contextualSpacing/>
        <w:jc w:val="left"/>
        <w:rPr>
          <w:rFonts w:ascii="Cambria Math"/>
        </w:rPr>
      </w:pPr>
      <w:r>
        <w:rPr>
          <w:rFonts w:ascii="Cambria Math" w:hint="eastAsia"/>
        </w:rPr>
        <w:t>塔信息（塔底出口物流、塔</w:t>
      </w:r>
      <w:proofErr w:type="gramStart"/>
      <w:r>
        <w:rPr>
          <w:rFonts w:ascii="Cambria Math" w:hint="eastAsia"/>
        </w:rPr>
        <w:t>釜</w:t>
      </w:r>
      <w:proofErr w:type="gramEnd"/>
      <w:r>
        <w:rPr>
          <w:rFonts w:ascii="Cambria Math" w:hint="eastAsia"/>
        </w:rPr>
        <w:t>上升的气相物料）</w:t>
      </w:r>
    </w:p>
    <w:p w:rsidR="00D47996" w:rsidRDefault="00D47996" w:rsidP="00EA7941">
      <w:pPr>
        <w:pStyle w:val="30"/>
        <w:numPr>
          <w:ilvl w:val="2"/>
          <w:numId w:val="10"/>
        </w:numPr>
        <w:spacing w:afterLines="50" w:after="156" w:line="240" w:lineRule="auto"/>
        <w:contextualSpacing/>
        <w:jc w:val="left"/>
        <w:rPr>
          <w:rFonts w:ascii="Cambria Math"/>
        </w:rPr>
      </w:pPr>
      <w:r>
        <w:rPr>
          <w:rFonts w:ascii="Cambria Math" w:hint="eastAsia"/>
        </w:rPr>
        <w:t>或罐的信息（液相出口物料、气相出口物料）</w:t>
      </w:r>
    </w:p>
    <w:p w:rsidR="00F859C6" w:rsidRDefault="00F859C6" w:rsidP="00EA7941">
      <w:pPr>
        <w:pStyle w:val="30"/>
        <w:numPr>
          <w:ilvl w:val="1"/>
          <w:numId w:val="10"/>
        </w:numPr>
        <w:spacing w:afterLines="50" w:after="156" w:line="240" w:lineRule="auto"/>
        <w:contextualSpacing/>
        <w:jc w:val="left"/>
        <w:rPr>
          <w:rFonts w:ascii="Cambria Math"/>
        </w:rPr>
      </w:pPr>
      <w:r>
        <w:rPr>
          <w:rFonts w:ascii="Cambria Math" w:hint="eastAsia"/>
        </w:rPr>
        <w:t>程序判断</w:t>
      </w:r>
      <w:r>
        <w:rPr>
          <w:rFonts w:ascii="Cambria Math" w:hint="eastAsia"/>
        </w:rPr>
        <w:t>P[max_upstream] &lt; P[RV_set_P]</w:t>
      </w:r>
      <w:r>
        <w:rPr>
          <w:rFonts w:ascii="Cambria Math" w:hint="eastAsia"/>
        </w:rPr>
        <w:t>，则直接将</w:t>
      </w:r>
      <w:r>
        <w:rPr>
          <w:rFonts w:ascii="Cambria Math" w:hint="eastAsia"/>
        </w:rPr>
        <w:t>W[relief]</w:t>
      </w:r>
      <w:r>
        <w:rPr>
          <w:rFonts w:ascii="Cambria Math" w:hint="eastAsia"/>
        </w:rPr>
        <w:t>设为</w:t>
      </w:r>
      <w:r>
        <w:rPr>
          <w:rFonts w:ascii="Cambria Math" w:hint="eastAsia"/>
        </w:rPr>
        <w:t>0</w:t>
      </w:r>
      <w:r>
        <w:rPr>
          <w:rFonts w:ascii="Cambria Math" w:hint="eastAsia"/>
        </w:rPr>
        <w:t>。如果相反，则出现下面的设置界面（或者有灰色变为可编辑）。</w:t>
      </w:r>
    </w:p>
    <w:p w:rsidR="000A4FB6" w:rsidRDefault="000A4FB6" w:rsidP="00EA7941">
      <w:pPr>
        <w:pStyle w:val="30"/>
        <w:numPr>
          <w:ilvl w:val="1"/>
          <w:numId w:val="10"/>
        </w:numPr>
        <w:spacing w:afterLines="50" w:after="156" w:line="240" w:lineRule="auto"/>
        <w:contextualSpacing/>
        <w:jc w:val="left"/>
        <w:rPr>
          <w:rFonts w:ascii="Cambria Math"/>
        </w:rPr>
      </w:pPr>
      <w:r>
        <w:rPr>
          <w:rFonts w:ascii="Cambria Math" w:hint="eastAsia"/>
        </w:rPr>
        <w:t>输入</w:t>
      </w:r>
      <w:r>
        <w:rPr>
          <w:rFonts w:ascii="Cambria Math" w:hint="eastAsia"/>
        </w:rPr>
        <w:t>Valve</w:t>
      </w:r>
      <w:r>
        <w:rPr>
          <w:rFonts w:ascii="Cambria Math" w:hint="eastAsia"/>
        </w:rPr>
        <w:t>的总</w:t>
      </w:r>
      <w:r>
        <w:rPr>
          <w:rFonts w:ascii="Cambria Math" w:hint="eastAsia"/>
        </w:rPr>
        <w:t>Cv</w:t>
      </w:r>
      <w:r>
        <w:rPr>
          <w:rFonts w:ascii="Cambria Math" w:hint="eastAsia"/>
        </w:rPr>
        <w:t>值（</w:t>
      </w:r>
      <w:r>
        <w:rPr>
          <w:rFonts w:ascii="Cambria Math" w:hint="eastAsia"/>
        </w:rPr>
        <w:t>Total Cv Value, including bypass valve</w:t>
      </w:r>
      <w:r>
        <w:rPr>
          <w:rFonts w:ascii="Cambria Math" w:hint="eastAsia"/>
        </w:rPr>
        <w:t>）</w:t>
      </w:r>
      <w:r>
        <w:rPr>
          <w:rFonts w:ascii="Cambria Math" w:hint="eastAsia"/>
        </w:rPr>
        <w:t>.</w:t>
      </w:r>
    </w:p>
    <w:p w:rsidR="00B2139C" w:rsidRDefault="00B2139C" w:rsidP="00EA7941">
      <w:pPr>
        <w:pStyle w:val="30"/>
        <w:numPr>
          <w:ilvl w:val="1"/>
          <w:numId w:val="10"/>
        </w:numPr>
        <w:spacing w:afterLines="50" w:after="156" w:line="240" w:lineRule="auto"/>
        <w:contextualSpacing/>
        <w:jc w:val="left"/>
        <w:rPr>
          <w:rFonts w:ascii="Cambria Math"/>
        </w:rPr>
      </w:pPr>
      <w:r>
        <w:rPr>
          <w:rFonts w:ascii="Cambria Math" w:hint="eastAsia"/>
        </w:rPr>
        <w:t>选择：</w:t>
      </w:r>
      <w:r w:rsidR="00E0255D">
        <w:rPr>
          <w:rFonts w:ascii="Cambria Math" w:hint="eastAsia"/>
        </w:rPr>
        <w:t xml:space="preserve">Radio button </w:t>
      </w:r>
      <w:r w:rsidR="00E0255D">
        <w:rPr>
          <w:rFonts w:ascii="Cambria Math"/>
        </w:rPr>
        <w:t>“</w:t>
      </w:r>
      <w:r w:rsidR="00E0255D">
        <w:rPr>
          <w:rFonts w:ascii="Cambria Math" w:hint="eastAsia"/>
        </w:rPr>
        <w:t>Upstream Operating condition</w:t>
      </w:r>
      <w:r w:rsidR="00E0255D">
        <w:rPr>
          <w:rFonts w:ascii="Cambria Math"/>
        </w:rPr>
        <w:t>”</w:t>
      </w:r>
      <w:r w:rsidR="00DB7F4E">
        <w:rPr>
          <w:rFonts w:ascii="Cambria Math" w:hint="eastAsia"/>
        </w:rPr>
        <w:t xml:space="preserve"> (Full Liquid, Vapor-</w:t>
      </w:r>
      <w:r w:rsidR="001E4764">
        <w:rPr>
          <w:rFonts w:ascii="Cambria Math" w:hint="eastAsia"/>
        </w:rPr>
        <w:t>liquid)</w:t>
      </w:r>
      <w:r w:rsidR="001E4764">
        <w:rPr>
          <w:rFonts w:ascii="Cambria Math" w:hint="eastAsia"/>
        </w:rPr>
        <w:t>，程序则</w:t>
      </w:r>
      <w:r w:rsidR="00DB7F4E" w:rsidRPr="001E4764">
        <w:rPr>
          <w:rFonts w:ascii="Cambria Math" w:hint="eastAsia"/>
        </w:rPr>
        <w:t>按照上述计算思路的步骤计算泄放量；</w:t>
      </w:r>
    </w:p>
    <w:p w:rsidR="009B392E" w:rsidRPr="001E4764" w:rsidRDefault="00400A40" w:rsidP="00EA7941">
      <w:pPr>
        <w:pStyle w:val="30"/>
        <w:spacing w:afterLines="50" w:after="156" w:line="240" w:lineRule="auto"/>
        <w:contextualSpacing/>
        <w:jc w:val="left"/>
        <w:rPr>
          <w:rFonts w:ascii="Cambria Math"/>
        </w:rPr>
      </w:pPr>
      <w:r>
        <w:rPr>
          <w:rFonts w:ascii="Cambria Math"/>
          <w:noProof/>
        </w:rPr>
        <w:lastRenderedPageBreak/>
        <w:drawing>
          <wp:inline distT="0" distB="0" distL="0" distR="0">
            <wp:extent cx="4080510" cy="4227195"/>
            <wp:effectExtent l="19050" t="0" r="0" b="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422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D61" w:rsidRDefault="001B6D61" w:rsidP="00DC7A7A">
      <w:pPr>
        <w:pStyle w:val="3"/>
        <w:spacing w:before="156" w:after="156"/>
      </w:pPr>
      <w:bookmarkStart w:id="11" w:name="_Toc382315996"/>
      <w:r>
        <w:rPr>
          <w:rFonts w:hint="eastAsia"/>
        </w:rPr>
        <w:t>火灾</w:t>
      </w:r>
      <w:r>
        <w:rPr>
          <w:rFonts w:hint="eastAsia"/>
        </w:rPr>
        <w:t>-Fire</w:t>
      </w:r>
      <w:bookmarkEnd w:id="11"/>
    </w:p>
    <w:p w:rsidR="008D1D89" w:rsidRDefault="00827278" w:rsidP="00E427ED">
      <w:pPr>
        <w:pStyle w:val="a6"/>
        <w:numPr>
          <w:ilvl w:val="0"/>
          <w:numId w:val="15"/>
        </w:numPr>
        <w:spacing w:after="156"/>
        <w:ind w:firstLineChars="0"/>
      </w:pPr>
      <w:r>
        <w:rPr>
          <w:rFonts w:hint="eastAsia"/>
        </w:rPr>
        <w:t>计算方法：</w:t>
      </w:r>
      <w:r w:rsidR="00824154">
        <w:rPr>
          <w:rFonts w:hint="eastAsia"/>
        </w:rPr>
        <w:t>附件</w:t>
      </w:r>
      <w:r w:rsidR="000C3F5A">
        <w:rPr>
          <w:rFonts w:hint="eastAsia"/>
        </w:rPr>
        <w:t>3</w:t>
      </w:r>
      <w:r>
        <w:rPr>
          <w:rFonts w:hint="eastAsia"/>
        </w:rPr>
        <w:t>。</w:t>
      </w:r>
    </w:p>
    <w:p w:rsidR="00E61F4B" w:rsidRDefault="00E61F4B" w:rsidP="00E427ED">
      <w:pPr>
        <w:pStyle w:val="a6"/>
        <w:numPr>
          <w:ilvl w:val="1"/>
          <w:numId w:val="15"/>
        </w:numPr>
        <w:spacing w:after="156"/>
        <w:ind w:firstLineChars="0"/>
      </w:pPr>
      <w:r>
        <w:rPr>
          <w:rFonts w:hint="eastAsia"/>
        </w:rPr>
        <w:t>Equipment Type</w:t>
      </w:r>
      <w:r>
        <w:rPr>
          <w:rFonts w:hint="eastAsia"/>
        </w:rPr>
        <w:t>分为</w:t>
      </w:r>
      <w:r w:rsidR="00575479">
        <w:rPr>
          <w:rFonts w:hint="eastAsia"/>
        </w:rPr>
        <w:t>Trayed Colum, Packed Column,</w:t>
      </w:r>
      <w:r>
        <w:rPr>
          <w:rFonts w:hint="eastAsia"/>
        </w:rPr>
        <w:t xml:space="preserve"> Drum, Shell-Tube HX, Air cooler</w:t>
      </w:r>
    </w:p>
    <w:p w:rsidR="00827278" w:rsidRDefault="00827278" w:rsidP="00E427ED">
      <w:pPr>
        <w:pStyle w:val="a6"/>
        <w:numPr>
          <w:ilvl w:val="0"/>
          <w:numId w:val="15"/>
        </w:numPr>
        <w:spacing w:after="156"/>
        <w:ind w:firstLineChars="0"/>
      </w:pPr>
      <w:r>
        <w:rPr>
          <w:rFonts w:hint="eastAsia"/>
        </w:rPr>
        <w:t>基本假设：</w:t>
      </w:r>
    </w:p>
    <w:p w:rsidR="00827278" w:rsidRDefault="004559B4" w:rsidP="00E427ED">
      <w:pPr>
        <w:pStyle w:val="a6"/>
        <w:numPr>
          <w:ilvl w:val="1"/>
          <w:numId w:val="15"/>
        </w:numPr>
        <w:spacing w:after="156"/>
        <w:ind w:firstLineChars="0"/>
      </w:pPr>
      <w:r>
        <w:rPr>
          <w:rFonts w:hint="eastAsia"/>
        </w:rPr>
        <w:t>起火设备被完全隔离</w:t>
      </w:r>
      <w:r>
        <w:rPr>
          <w:rFonts w:hint="eastAsia"/>
        </w:rPr>
        <w:t>(isolated)</w:t>
      </w:r>
      <w:r>
        <w:rPr>
          <w:rFonts w:hint="eastAsia"/>
        </w:rPr>
        <w:t>。</w:t>
      </w:r>
    </w:p>
    <w:p w:rsidR="00E61F4B" w:rsidRDefault="00DD3A03" w:rsidP="00E427ED">
      <w:pPr>
        <w:pStyle w:val="a6"/>
        <w:numPr>
          <w:ilvl w:val="1"/>
          <w:numId w:val="15"/>
        </w:numPr>
        <w:spacing w:after="156"/>
        <w:ind w:firstLineChars="0"/>
      </w:pPr>
      <w:r>
        <w:rPr>
          <w:rFonts w:hint="eastAsia"/>
        </w:rPr>
        <w:t>分为气液两相和纯气相（或超临界）</w:t>
      </w:r>
    </w:p>
    <w:p w:rsidR="00BD7493" w:rsidRDefault="00BD7493" w:rsidP="00BD7493">
      <w:pPr>
        <w:pStyle w:val="a6"/>
        <w:numPr>
          <w:ilvl w:val="0"/>
          <w:numId w:val="15"/>
        </w:numPr>
        <w:spacing w:after="156"/>
        <w:ind w:firstLineChars="0"/>
      </w:pPr>
      <w:r>
        <w:rPr>
          <w:rFonts w:hint="eastAsia"/>
        </w:rPr>
        <w:t>界面设计：参考附件</w:t>
      </w:r>
      <w:r>
        <w:rPr>
          <w:rFonts w:hint="eastAsia"/>
        </w:rPr>
        <w:t>3</w:t>
      </w:r>
      <w:r>
        <w:rPr>
          <w:rFonts w:hint="eastAsia"/>
        </w:rPr>
        <w:t>的塔部分。</w:t>
      </w:r>
    </w:p>
    <w:p w:rsidR="00432130" w:rsidRDefault="00432130" w:rsidP="00DC7A7A">
      <w:pPr>
        <w:pStyle w:val="3"/>
        <w:spacing w:before="156" w:after="156"/>
      </w:pPr>
      <w:bookmarkStart w:id="12" w:name="_Toc382315997"/>
      <w:r>
        <w:rPr>
          <w:rFonts w:hint="eastAsia"/>
        </w:rPr>
        <w:t>其它工况</w:t>
      </w:r>
      <w:r>
        <w:rPr>
          <w:rFonts w:hint="eastAsia"/>
        </w:rPr>
        <w:t>-Other Scenario</w:t>
      </w:r>
      <w:bookmarkEnd w:id="12"/>
    </w:p>
    <w:p w:rsidR="00432130" w:rsidRDefault="00432130" w:rsidP="00E427ED">
      <w:pPr>
        <w:pStyle w:val="a6"/>
        <w:numPr>
          <w:ilvl w:val="0"/>
          <w:numId w:val="28"/>
        </w:numPr>
        <w:spacing w:after="156"/>
        <w:ind w:firstLineChars="0"/>
      </w:pPr>
      <w:r>
        <w:rPr>
          <w:rFonts w:hint="eastAsia"/>
        </w:rPr>
        <w:t>将其余未考虑的工况都放入</w:t>
      </w:r>
      <w:r>
        <w:rPr>
          <w:rFonts w:hint="eastAsia"/>
        </w:rPr>
        <w:t>Other Scenario</w:t>
      </w:r>
    </w:p>
    <w:p w:rsidR="00432130" w:rsidRDefault="00432130" w:rsidP="00E427ED">
      <w:pPr>
        <w:pStyle w:val="a6"/>
        <w:numPr>
          <w:ilvl w:val="0"/>
          <w:numId w:val="28"/>
        </w:numPr>
        <w:spacing w:after="156"/>
        <w:ind w:firstLineChars="0"/>
      </w:pPr>
      <w:r>
        <w:rPr>
          <w:rFonts w:hint="eastAsia"/>
        </w:rPr>
        <w:t>设置类似如下的界面，允许用户自定义工况的名称和计算方法</w:t>
      </w:r>
    </w:p>
    <w:p w:rsidR="00615528" w:rsidRDefault="00615528" w:rsidP="00E427ED">
      <w:pPr>
        <w:pStyle w:val="a6"/>
        <w:numPr>
          <w:ilvl w:val="1"/>
          <w:numId w:val="28"/>
        </w:numPr>
        <w:spacing w:after="156"/>
        <w:ind w:firstLineChars="0"/>
      </w:pPr>
      <w:r>
        <w:rPr>
          <w:rFonts w:hint="eastAsia"/>
        </w:rPr>
        <w:t>用表格方式编辑</w:t>
      </w:r>
    </w:p>
    <w:p w:rsidR="00615528" w:rsidRDefault="00615528" w:rsidP="00E427ED">
      <w:pPr>
        <w:pStyle w:val="a6"/>
        <w:numPr>
          <w:ilvl w:val="1"/>
          <w:numId w:val="28"/>
        </w:numPr>
        <w:spacing w:after="156"/>
        <w:ind w:firstLineChars="0"/>
      </w:pPr>
      <w:r>
        <w:rPr>
          <w:rFonts w:hint="eastAsia"/>
        </w:rPr>
        <w:t>缺省有</w:t>
      </w:r>
      <w:r>
        <w:rPr>
          <w:rFonts w:hint="eastAsia"/>
        </w:rPr>
        <w:t>Steam Failure</w:t>
      </w:r>
      <w:r>
        <w:rPr>
          <w:rFonts w:hint="eastAsia"/>
        </w:rPr>
        <w:t>和</w:t>
      </w:r>
      <w:r>
        <w:rPr>
          <w:rFonts w:hint="eastAsia"/>
        </w:rPr>
        <w:t>General Instrument Air Failure</w:t>
      </w:r>
      <w:r>
        <w:rPr>
          <w:rFonts w:hint="eastAsia"/>
        </w:rPr>
        <w:t>两个工况</w:t>
      </w:r>
      <w:r w:rsidR="00732289">
        <w:rPr>
          <w:rFonts w:hint="eastAsia"/>
        </w:rPr>
        <w:t>，</w:t>
      </w:r>
      <w:r w:rsidR="00B821F8">
        <w:rPr>
          <w:rFonts w:hint="eastAsia"/>
        </w:rPr>
        <w:t>计算方法均为</w:t>
      </w:r>
      <w:r w:rsidR="00B821F8">
        <w:rPr>
          <w:rFonts w:hint="eastAsia"/>
        </w:rPr>
        <w:t>Unbalanced Heat</w:t>
      </w:r>
      <w:r w:rsidR="00732289">
        <w:rPr>
          <w:rFonts w:hint="eastAsia"/>
        </w:rPr>
        <w:t>，用户可以由</w:t>
      </w:r>
      <w:r w:rsidR="00732289">
        <w:rPr>
          <w:rFonts w:hint="eastAsia"/>
        </w:rPr>
        <w:t>Check Box</w:t>
      </w:r>
      <w:r w:rsidR="00732289">
        <w:rPr>
          <w:rFonts w:hint="eastAsia"/>
        </w:rPr>
        <w:t>勾选。</w:t>
      </w:r>
    </w:p>
    <w:p w:rsidR="00B821F8" w:rsidRDefault="00B821F8" w:rsidP="00E427ED">
      <w:pPr>
        <w:pStyle w:val="a6"/>
        <w:numPr>
          <w:ilvl w:val="1"/>
          <w:numId w:val="28"/>
        </w:numPr>
        <w:spacing w:after="156"/>
        <w:ind w:firstLineChars="0"/>
      </w:pPr>
      <w:r>
        <w:t>M</w:t>
      </w:r>
      <w:r>
        <w:rPr>
          <w:rFonts w:hint="eastAsia"/>
        </w:rPr>
        <w:t>ore</w:t>
      </w:r>
      <w:r>
        <w:t>…</w:t>
      </w:r>
      <w:r>
        <w:rPr>
          <w:rFonts w:hint="eastAsia"/>
        </w:rPr>
        <w:t>按钮添加行</w:t>
      </w:r>
    </w:p>
    <w:p w:rsidR="00432130" w:rsidRDefault="00B821F8" w:rsidP="00E427ED">
      <w:pPr>
        <w:pStyle w:val="a6"/>
        <w:numPr>
          <w:ilvl w:val="1"/>
          <w:numId w:val="28"/>
        </w:numPr>
        <w:spacing w:after="156"/>
        <w:ind w:firstLineChars="0"/>
      </w:pPr>
      <w:r>
        <w:rPr>
          <w:rFonts w:hint="eastAsia"/>
        </w:rPr>
        <w:t>自定义的</w:t>
      </w:r>
      <w:r>
        <w:rPr>
          <w:rFonts w:hint="eastAsia"/>
        </w:rPr>
        <w:t>Scenario</w:t>
      </w:r>
      <w:r>
        <w:rPr>
          <w:rFonts w:hint="eastAsia"/>
        </w:rPr>
        <w:t>，</w:t>
      </w:r>
      <w:r w:rsidR="00432130">
        <w:rPr>
          <w:rFonts w:hint="eastAsia"/>
        </w:rPr>
        <w:t>计算方法</w:t>
      </w:r>
      <w:r w:rsidR="00432130">
        <w:rPr>
          <w:rFonts w:hint="eastAsia"/>
        </w:rPr>
        <w:t>Unbalanced Heat</w:t>
      </w:r>
      <w:r>
        <w:rPr>
          <w:rFonts w:hint="eastAsia"/>
        </w:rPr>
        <w:t>或</w:t>
      </w:r>
      <w:r w:rsidR="0072069A">
        <w:rPr>
          <w:rFonts w:hint="eastAsia"/>
        </w:rPr>
        <w:t>User Defined</w:t>
      </w:r>
      <w:r w:rsidR="004A0727">
        <w:rPr>
          <w:rFonts w:hint="eastAsia"/>
        </w:rPr>
        <w:t>直接定义</w:t>
      </w:r>
      <w:r w:rsidR="00432130">
        <w:rPr>
          <w:rFonts w:hint="eastAsia"/>
        </w:rPr>
        <w:t>泄放量</w:t>
      </w:r>
    </w:p>
    <w:p w:rsidR="004E29EB" w:rsidRDefault="004E29EB" w:rsidP="00E427ED">
      <w:pPr>
        <w:pStyle w:val="a6"/>
        <w:numPr>
          <w:ilvl w:val="2"/>
          <w:numId w:val="28"/>
        </w:numPr>
        <w:spacing w:after="156"/>
        <w:ind w:firstLineChars="0"/>
      </w:pPr>
      <w:r>
        <w:rPr>
          <w:rFonts w:hint="eastAsia"/>
        </w:rPr>
        <w:lastRenderedPageBreak/>
        <w:t>如果选择了</w:t>
      </w:r>
      <w:r>
        <w:rPr>
          <w:rFonts w:hint="eastAsia"/>
        </w:rPr>
        <w:t>Unbalanced Heat</w:t>
      </w:r>
      <w:r>
        <w:rPr>
          <w:rFonts w:hint="eastAsia"/>
        </w:rPr>
        <w:t>方法，则在</w:t>
      </w:r>
      <w:r>
        <w:rPr>
          <w:rFonts w:hint="eastAsia"/>
        </w:rPr>
        <w:t>Case Study</w:t>
      </w:r>
      <w:r>
        <w:rPr>
          <w:rFonts w:hint="eastAsia"/>
        </w:rPr>
        <w:t>界面上，将全部的进料物流、冷源、热源列出，由用户选择哪些停，根据用户选择，执行</w:t>
      </w:r>
      <w:r>
        <w:rPr>
          <w:rFonts w:hint="eastAsia"/>
        </w:rPr>
        <w:t>Unbalanced</w:t>
      </w:r>
      <w:r>
        <w:rPr>
          <w:rFonts w:hint="eastAsia"/>
        </w:rPr>
        <w:t>计算</w:t>
      </w:r>
    </w:p>
    <w:p w:rsidR="004E29EB" w:rsidRDefault="004E29EB" w:rsidP="00E427ED">
      <w:pPr>
        <w:pStyle w:val="a6"/>
        <w:numPr>
          <w:ilvl w:val="2"/>
          <w:numId w:val="28"/>
        </w:numPr>
        <w:spacing w:after="156"/>
        <w:ind w:firstLineChars="0"/>
      </w:pPr>
      <w:r>
        <w:rPr>
          <w:rFonts w:hint="eastAsia"/>
        </w:rPr>
        <w:t>如果选择了</w:t>
      </w:r>
      <w:r>
        <w:rPr>
          <w:rFonts w:hint="eastAsia"/>
        </w:rPr>
        <w:t>User Defined</w:t>
      </w:r>
      <w:r>
        <w:rPr>
          <w:rFonts w:hint="eastAsia"/>
        </w:rPr>
        <w:t>，则直接由用户输入泄放量、温度、分子量等。</w:t>
      </w:r>
    </w:p>
    <w:p w:rsidR="00432130" w:rsidRDefault="00057F45" w:rsidP="00E427ED">
      <w:pPr>
        <w:spacing w:after="156"/>
        <w:jc w:val="left"/>
      </w:pPr>
      <w:r>
        <w:rPr>
          <w:rFonts w:hint="eastAsia"/>
          <w:noProof/>
        </w:rPr>
        <w:drawing>
          <wp:inline distT="0" distB="0" distL="0" distR="0">
            <wp:extent cx="4121353" cy="150584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024" cy="1505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D5B" w:rsidRDefault="00CE3D5B" w:rsidP="00E427ED">
      <w:pPr>
        <w:spacing w:after="156"/>
        <w:jc w:val="left"/>
      </w:pPr>
    </w:p>
    <w:p w:rsidR="00C22EEB" w:rsidRDefault="00C22EEB" w:rsidP="00DC7A7A">
      <w:pPr>
        <w:pStyle w:val="3"/>
        <w:spacing w:before="156" w:after="156"/>
      </w:pPr>
      <w:bookmarkStart w:id="13" w:name="_Toc382315998"/>
      <w:r>
        <w:rPr>
          <w:rFonts w:hint="eastAsia"/>
        </w:rPr>
        <w:t>特殊处理</w:t>
      </w:r>
      <w:r>
        <w:rPr>
          <w:rFonts w:hint="eastAsia"/>
        </w:rPr>
        <w:t>-Special Consideration</w:t>
      </w:r>
      <w:bookmarkEnd w:id="13"/>
    </w:p>
    <w:p w:rsidR="00B1452A" w:rsidRDefault="00B1452A" w:rsidP="004D0CF7">
      <w:pPr>
        <w:pStyle w:val="a"/>
        <w:spacing w:before="156" w:after="156"/>
      </w:pPr>
      <w:r>
        <w:rPr>
          <w:rFonts w:hint="eastAsia"/>
        </w:rPr>
        <w:t>临界流体</w:t>
      </w:r>
      <w:r>
        <w:rPr>
          <w:rFonts w:hint="eastAsia"/>
        </w:rPr>
        <w:t xml:space="preserve">-Critical </w:t>
      </w:r>
      <w:commentRangeStart w:id="14"/>
      <w:r>
        <w:rPr>
          <w:rFonts w:hint="eastAsia"/>
        </w:rPr>
        <w:t>Fluid</w:t>
      </w:r>
      <w:commentRangeEnd w:id="14"/>
      <w:r w:rsidR="00EA7941">
        <w:rPr>
          <w:rStyle w:val="ac"/>
        </w:rPr>
        <w:commentReference w:id="14"/>
      </w:r>
    </w:p>
    <w:p w:rsidR="00B1452A" w:rsidRDefault="007F70BB" w:rsidP="00B1452A">
      <w:r>
        <w:rPr>
          <w:rFonts w:hint="eastAsia"/>
        </w:rPr>
        <w:t>凡是采用</w:t>
      </w:r>
      <w:r>
        <w:rPr>
          <w:rFonts w:hint="eastAsia"/>
        </w:rPr>
        <w:t>Unbalanced Heat</w:t>
      </w:r>
      <w:r w:rsidR="00D656F7">
        <w:rPr>
          <w:rFonts w:hint="eastAsia"/>
        </w:rPr>
        <w:t>的工况和火灾工况都需要计算蒸发</w:t>
      </w:r>
      <w:proofErr w:type="gramStart"/>
      <w:r w:rsidR="00D656F7">
        <w:rPr>
          <w:rFonts w:hint="eastAsia"/>
        </w:rPr>
        <w:t>焓</w:t>
      </w:r>
      <w:proofErr w:type="gramEnd"/>
      <w:r w:rsidR="00D656F7">
        <w:rPr>
          <w:rFonts w:hint="eastAsia"/>
        </w:rPr>
        <w:t>。</w:t>
      </w:r>
    </w:p>
    <w:p w:rsidR="00D656F7" w:rsidRDefault="00604828" w:rsidP="00B1452A">
      <w:r>
        <w:rPr>
          <w:rFonts w:hint="eastAsia"/>
        </w:rPr>
        <w:t>在“蒸发焓”计算的功能块中，在调用</w:t>
      </w:r>
      <w:r>
        <w:rPr>
          <w:rFonts w:hint="eastAsia"/>
        </w:rPr>
        <w:t>PROII</w:t>
      </w:r>
      <w:r>
        <w:rPr>
          <w:rFonts w:hint="eastAsia"/>
        </w:rPr>
        <w:t>做</w:t>
      </w:r>
      <w:r>
        <w:rPr>
          <w:rFonts w:hint="eastAsia"/>
        </w:rPr>
        <w:t>Flash</w:t>
      </w:r>
      <w:r>
        <w:rPr>
          <w:rFonts w:hint="eastAsia"/>
        </w:rPr>
        <w:t>计算时，增加一个</w:t>
      </w:r>
      <w:r>
        <w:rPr>
          <w:rFonts w:hint="eastAsia"/>
        </w:rPr>
        <w:t>Phase Envelop</w:t>
      </w:r>
      <w:r>
        <w:rPr>
          <w:rFonts w:hint="eastAsia"/>
        </w:rPr>
        <w:t>用于计算</w:t>
      </w:r>
      <w:r>
        <w:rPr>
          <w:rFonts w:hint="eastAsia"/>
        </w:rPr>
        <w:t>P[Critical]</w:t>
      </w:r>
      <w:r>
        <w:rPr>
          <w:rFonts w:hint="eastAsia"/>
        </w:rPr>
        <w:t>，并判断</w:t>
      </w:r>
      <w:r>
        <w:rPr>
          <w:rFonts w:hint="eastAsia"/>
        </w:rPr>
        <w:t>P[relief]</w:t>
      </w:r>
      <w:r>
        <w:rPr>
          <w:rFonts w:hint="eastAsia"/>
        </w:rPr>
        <w:t>或</w:t>
      </w:r>
      <w:r>
        <w:rPr>
          <w:rFonts w:hint="eastAsia"/>
        </w:rPr>
        <w:t>P[relief_fire]</w:t>
      </w:r>
      <w:r>
        <w:rPr>
          <w:rFonts w:hint="eastAsia"/>
        </w:rPr>
        <w:t>是否大于等于</w:t>
      </w:r>
      <w:r>
        <w:rPr>
          <w:rFonts w:hint="eastAsia"/>
        </w:rPr>
        <w:t>P[critical]</w:t>
      </w:r>
      <w:r w:rsidR="007E7D1E">
        <w:rPr>
          <w:rFonts w:hint="eastAsia"/>
        </w:rPr>
        <w:t>，如果是，则蒸发</w:t>
      </w:r>
      <w:proofErr w:type="gramStart"/>
      <w:r w:rsidR="007E7D1E">
        <w:rPr>
          <w:rFonts w:hint="eastAsia"/>
        </w:rPr>
        <w:t>焓</w:t>
      </w:r>
      <w:proofErr w:type="gramEnd"/>
      <w:r w:rsidR="007E7D1E">
        <w:rPr>
          <w:rFonts w:hint="eastAsia"/>
        </w:rPr>
        <w:t>取</w:t>
      </w:r>
      <w:r w:rsidR="007E7D1E">
        <w:rPr>
          <w:rFonts w:hint="eastAsia"/>
        </w:rPr>
        <w:t>27.8 Kcal/kg</w:t>
      </w:r>
      <w:r w:rsidR="007E7D1E">
        <w:rPr>
          <w:rFonts w:hint="eastAsia"/>
        </w:rPr>
        <w:t>。</w:t>
      </w:r>
    </w:p>
    <w:p w:rsidR="00604828" w:rsidRDefault="007E7D1E" w:rsidP="00B1452A">
      <w:r>
        <w:rPr>
          <w:rFonts w:hint="eastAsia"/>
          <w:noProof/>
        </w:rPr>
        <w:drawing>
          <wp:inline distT="0" distB="0" distL="0" distR="0">
            <wp:extent cx="3234690" cy="673100"/>
            <wp:effectExtent l="19050" t="0" r="381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828" w:rsidRDefault="00604828" w:rsidP="00B1452A"/>
    <w:p w:rsidR="00C774A2" w:rsidRDefault="00C774A2" w:rsidP="004D0CF7">
      <w:pPr>
        <w:pStyle w:val="a"/>
        <w:spacing w:before="156" w:after="156"/>
      </w:pPr>
      <w:r>
        <w:rPr>
          <w:rFonts w:hint="eastAsia"/>
        </w:rPr>
        <w:t>Drum Surge Time</w:t>
      </w:r>
    </w:p>
    <w:p w:rsidR="00C774A2" w:rsidRDefault="00C774A2" w:rsidP="00E427ED">
      <w:pPr>
        <w:spacing w:after="156"/>
      </w:pPr>
      <w:r>
        <w:rPr>
          <w:rFonts w:hint="eastAsia"/>
        </w:rPr>
        <w:t>参考</w:t>
      </w:r>
      <w:r>
        <w:rPr>
          <w:rFonts w:hint="eastAsia"/>
        </w:rPr>
        <w:t>Excel Sheet.</w:t>
      </w:r>
    </w:p>
    <w:p w:rsidR="00C22EEB" w:rsidRDefault="00C22EEB" w:rsidP="004D0CF7">
      <w:pPr>
        <w:pStyle w:val="a"/>
        <w:spacing w:before="156" w:after="156"/>
      </w:pPr>
      <w:r>
        <w:rPr>
          <w:rFonts w:hint="eastAsia"/>
        </w:rPr>
        <w:t>Reboiler Pinch</w:t>
      </w:r>
    </w:p>
    <w:p w:rsidR="00C22EEB" w:rsidRDefault="00C22EEB" w:rsidP="00E427ED">
      <w:pPr>
        <w:spacing w:after="156"/>
      </w:pPr>
      <w:r>
        <w:rPr>
          <w:rFonts w:hint="eastAsia"/>
        </w:rPr>
        <w:t>参考</w:t>
      </w:r>
      <w:r>
        <w:rPr>
          <w:rFonts w:hint="eastAsia"/>
        </w:rPr>
        <w:t>Excel Sheet</w:t>
      </w:r>
      <w:r>
        <w:rPr>
          <w:rFonts w:hint="eastAsia"/>
        </w:rPr>
        <w:t>。</w:t>
      </w:r>
    </w:p>
    <w:p w:rsidR="002F6BBF" w:rsidRDefault="006D1285" w:rsidP="00E427ED">
      <w:pPr>
        <w:spacing w:after="156"/>
      </w:pPr>
      <w:r>
        <w:rPr>
          <w:rFonts w:hint="eastAsia"/>
          <w:noProof/>
        </w:rPr>
        <w:drawing>
          <wp:inline distT="0" distB="0" distL="0" distR="0">
            <wp:extent cx="5274310" cy="2250870"/>
            <wp:effectExtent l="19050" t="0" r="2540" b="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9CE" w:rsidRDefault="006A3254" w:rsidP="00E427ED">
      <w:pPr>
        <w:spacing w:after="156"/>
      </w:pPr>
      <w:r>
        <w:rPr>
          <w:rFonts w:hint="eastAsia"/>
        </w:rPr>
        <w:lastRenderedPageBreak/>
        <w:t>从</w:t>
      </w:r>
      <w:r>
        <w:rPr>
          <w:rFonts w:hint="eastAsia"/>
        </w:rPr>
        <w:t>Database</w:t>
      </w:r>
      <w:r>
        <w:rPr>
          <w:rFonts w:hint="eastAsia"/>
        </w:rPr>
        <w:t>中读取</w:t>
      </w:r>
      <w:r>
        <w:rPr>
          <w:rFonts w:hint="eastAsia"/>
        </w:rPr>
        <w:t xml:space="preserve">T[cold_inlet_normal], T[cold_outlet_normal], </w:t>
      </w:r>
      <w:r w:rsidR="00FB491F">
        <w:rPr>
          <w:rFonts w:hint="eastAsia"/>
        </w:rPr>
        <w:t>Q[</w:t>
      </w:r>
      <w:r w:rsidR="00FB491F">
        <w:t>Reboiler</w:t>
      </w:r>
      <w:r w:rsidR="00FB491F">
        <w:rPr>
          <w:rFonts w:hint="eastAsia"/>
        </w:rPr>
        <w:t xml:space="preserve">_normal], </w:t>
      </w:r>
      <w:r>
        <w:rPr>
          <w:rFonts w:hint="eastAsia"/>
        </w:rPr>
        <w:t xml:space="preserve"> T[cold_outlet_relief]</w:t>
      </w:r>
      <w:r>
        <w:rPr>
          <w:rFonts w:hint="eastAsia"/>
        </w:rPr>
        <w:t>，其余参数由用户</w:t>
      </w:r>
      <w:r w:rsidR="00FB491F">
        <w:rPr>
          <w:rFonts w:hint="eastAsia"/>
        </w:rPr>
        <w:t>提供</w:t>
      </w:r>
      <w:r>
        <w:rPr>
          <w:rFonts w:hint="eastAsia"/>
        </w:rPr>
        <w:t>。</w:t>
      </w:r>
    </w:p>
    <w:p w:rsidR="004D4C77" w:rsidRDefault="00A449CE" w:rsidP="000F5324">
      <w:pPr>
        <w:pStyle w:val="a6"/>
        <w:numPr>
          <w:ilvl w:val="0"/>
          <w:numId w:val="47"/>
        </w:numPr>
        <w:spacing w:after="156"/>
        <w:ind w:firstLineChars="0"/>
      </w:pPr>
      <w:r>
        <w:rPr>
          <w:rFonts w:hint="eastAsia"/>
        </w:rPr>
        <w:t>T[cold_inlet_normal]</w:t>
      </w:r>
      <w:r>
        <w:rPr>
          <w:rFonts w:hint="eastAsia"/>
        </w:rPr>
        <w:t>为塔的第</w:t>
      </w:r>
      <w:r>
        <w:rPr>
          <w:rFonts w:hint="eastAsia"/>
        </w:rPr>
        <w:t>N-1</w:t>
      </w:r>
      <w:r>
        <w:rPr>
          <w:rFonts w:hint="eastAsia"/>
        </w:rPr>
        <w:t>块塔板的</w:t>
      </w:r>
      <w:r w:rsidR="004D4C77">
        <w:rPr>
          <w:rFonts w:hint="eastAsia"/>
        </w:rPr>
        <w:t>液相温度，或</w:t>
      </w:r>
      <w:proofErr w:type="gramStart"/>
      <w:r w:rsidR="004D4C77">
        <w:rPr>
          <w:rFonts w:hint="eastAsia"/>
        </w:rPr>
        <w:t>取设计</w:t>
      </w:r>
      <w:proofErr w:type="gramEnd"/>
      <w:r w:rsidR="004D4C77">
        <w:rPr>
          <w:rFonts w:hint="eastAsia"/>
        </w:rPr>
        <w:t>数据。</w:t>
      </w:r>
    </w:p>
    <w:p w:rsidR="004D4C77" w:rsidRDefault="004D4C77" w:rsidP="000F5324">
      <w:pPr>
        <w:pStyle w:val="a6"/>
        <w:numPr>
          <w:ilvl w:val="0"/>
          <w:numId w:val="47"/>
        </w:numPr>
        <w:spacing w:after="156"/>
        <w:ind w:firstLineChars="0"/>
      </w:pPr>
      <w:r>
        <w:rPr>
          <w:rFonts w:hint="eastAsia"/>
        </w:rPr>
        <w:t>T[cold_outlet_normal]</w:t>
      </w:r>
      <w:r>
        <w:rPr>
          <w:rFonts w:hint="eastAsia"/>
        </w:rPr>
        <w:t>为塔的第</w:t>
      </w:r>
      <w:r>
        <w:rPr>
          <w:rFonts w:hint="eastAsia"/>
        </w:rPr>
        <w:t>N</w:t>
      </w:r>
      <w:r>
        <w:rPr>
          <w:rFonts w:hint="eastAsia"/>
        </w:rPr>
        <w:t>块板温度或</w:t>
      </w:r>
      <w:proofErr w:type="gramStart"/>
      <w:r>
        <w:rPr>
          <w:rFonts w:hint="eastAsia"/>
        </w:rPr>
        <w:t>取设计</w:t>
      </w:r>
      <w:proofErr w:type="gramEnd"/>
      <w:r>
        <w:rPr>
          <w:rFonts w:hint="eastAsia"/>
        </w:rPr>
        <w:t>数据。</w:t>
      </w:r>
    </w:p>
    <w:p w:rsidR="002256A5" w:rsidRPr="00D62085" w:rsidRDefault="002256A5" w:rsidP="000F5324">
      <w:pPr>
        <w:pStyle w:val="a6"/>
        <w:numPr>
          <w:ilvl w:val="0"/>
          <w:numId w:val="47"/>
        </w:numPr>
        <w:spacing w:after="156"/>
        <w:ind w:firstLineChars="0"/>
      </w:pPr>
      <w:r w:rsidRPr="00D62085">
        <w:rPr>
          <w:rFonts w:hint="eastAsia"/>
        </w:rPr>
        <w:t>UA</w:t>
      </w:r>
      <w:r w:rsidRPr="00D62085">
        <w:rPr>
          <w:rFonts w:hint="eastAsia"/>
        </w:rPr>
        <w:t>：</w:t>
      </w:r>
    </w:p>
    <w:p w:rsidR="002256A5" w:rsidRPr="00D62085" w:rsidRDefault="002256A5" w:rsidP="002256A5">
      <w:pPr>
        <w:pStyle w:val="a6"/>
        <w:numPr>
          <w:ilvl w:val="1"/>
          <w:numId w:val="47"/>
        </w:numPr>
        <w:spacing w:after="156"/>
        <w:ind w:firstLineChars="0"/>
      </w:pPr>
      <w:r w:rsidRPr="00D62085">
        <w:rPr>
          <w:rFonts w:hint="eastAsia"/>
        </w:rPr>
        <w:t>自己分别定义</w:t>
      </w:r>
      <w:r w:rsidRPr="00D62085">
        <w:rPr>
          <w:rFonts w:hint="eastAsia"/>
        </w:rPr>
        <w:t>U</w:t>
      </w:r>
      <w:r w:rsidRPr="00D62085">
        <w:rPr>
          <w:rFonts w:hint="eastAsia"/>
        </w:rPr>
        <w:t>和</w:t>
      </w:r>
      <w:r w:rsidRPr="00D62085">
        <w:rPr>
          <w:rFonts w:hint="eastAsia"/>
        </w:rPr>
        <w:t>A</w:t>
      </w:r>
      <w:r w:rsidRPr="00D62085">
        <w:rPr>
          <w:rFonts w:hint="eastAsia"/>
        </w:rPr>
        <w:t>，如果没有数据则</w:t>
      </w:r>
      <w:r w:rsidR="00D62085" w:rsidRPr="00D62085">
        <w:rPr>
          <w:rFonts w:hint="eastAsia"/>
        </w:rPr>
        <w:t>计算</w:t>
      </w:r>
      <w:r w:rsidR="00D62085" w:rsidRPr="00D62085">
        <w:rPr>
          <w:rFonts w:hint="eastAsia"/>
        </w:rPr>
        <w:t>U*A</w:t>
      </w:r>
      <w:r w:rsidR="00D62085" w:rsidRPr="00D62085">
        <w:rPr>
          <w:rFonts w:hint="eastAsia"/>
        </w:rPr>
        <w:t>值</w:t>
      </w:r>
      <w:r w:rsidR="00951AFA" w:rsidRPr="00D62085">
        <w:rPr>
          <w:rFonts w:hint="eastAsia"/>
        </w:rPr>
        <w:t>：</w:t>
      </w:r>
    </w:p>
    <w:p w:rsidR="00DE5236" w:rsidRPr="00D62085" w:rsidRDefault="00DE5236" w:rsidP="00DE5236">
      <w:pPr>
        <w:pStyle w:val="a6"/>
        <w:numPr>
          <w:ilvl w:val="2"/>
          <w:numId w:val="47"/>
        </w:numPr>
        <w:spacing w:after="156"/>
        <w:ind w:firstLineChars="0"/>
      </w:pPr>
      <w:r w:rsidRPr="00D62085">
        <w:rPr>
          <w:rFonts w:hint="eastAsia"/>
        </w:rPr>
        <w:t>UA=Q[</w:t>
      </w:r>
      <w:r w:rsidRPr="00D62085">
        <w:t>Reboiler</w:t>
      </w:r>
      <w:r w:rsidRPr="00D62085">
        <w:rPr>
          <w:rFonts w:hint="eastAsia"/>
        </w:rPr>
        <w:t>_normal]/d</w:t>
      </w:r>
      <w:r w:rsidR="00D62085" w:rsidRPr="00D62085">
        <w:rPr>
          <w:rFonts w:hint="eastAsia"/>
        </w:rPr>
        <w:t>elta</w:t>
      </w:r>
      <w:r w:rsidRPr="00D62085">
        <w:rPr>
          <w:rFonts w:hint="eastAsia"/>
        </w:rPr>
        <w:t>Tm</w:t>
      </w:r>
    </w:p>
    <w:p w:rsidR="002256A5" w:rsidRPr="00D62085" w:rsidRDefault="00F37B38" w:rsidP="00F37B38">
      <w:pPr>
        <w:pStyle w:val="a6"/>
        <w:numPr>
          <w:ilvl w:val="2"/>
          <w:numId w:val="47"/>
        </w:numPr>
        <w:spacing w:after="156"/>
        <w:ind w:firstLineChars="0"/>
      </w:pPr>
      <w:r>
        <w:rPr>
          <w:rFonts w:hint="eastAsia"/>
        </w:rPr>
        <w:t>前提是</w:t>
      </w:r>
      <w:r>
        <w:rPr>
          <w:rFonts w:hint="eastAsia"/>
        </w:rPr>
        <w:t>Heat Source</w:t>
      </w:r>
      <w:r>
        <w:rPr>
          <w:rFonts w:hint="eastAsia"/>
        </w:rPr>
        <w:t>的进口和出口温度必须由用户定义。</w:t>
      </w:r>
    </w:p>
    <w:p w:rsidR="000F5324" w:rsidRDefault="000F5324" w:rsidP="000F5324">
      <w:pPr>
        <w:pStyle w:val="a6"/>
        <w:numPr>
          <w:ilvl w:val="0"/>
          <w:numId w:val="47"/>
        </w:numPr>
        <w:spacing w:after="156"/>
        <w:ind w:firstLineChars="0"/>
      </w:pPr>
      <w:r>
        <w:rPr>
          <w:rFonts w:hint="eastAsia"/>
        </w:rPr>
        <w:t>T[cold_outlet_relief]</w:t>
      </w:r>
      <w:r w:rsidR="0044592B">
        <w:rPr>
          <w:rFonts w:hint="eastAsia"/>
        </w:rPr>
        <w:t>：读取</w:t>
      </w:r>
      <w:r>
        <w:rPr>
          <w:rFonts w:hint="eastAsia"/>
        </w:rPr>
        <w:t>塔</w:t>
      </w:r>
      <w:proofErr w:type="gramStart"/>
      <w:r>
        <w:rPr>
          <w:rFonts w:hint="eastAsia"/>
        </w:rPr>
        <w:t>釜</w:t>
      </w:r>
      <w:proofErr w:type="gramEnd"/>
      <w:r>
        <w:rPr>
          <w:rFonts w:hint="eastAsia"/>
        </w:rPr>
        <w:t>物料在</w:t>
      </w:r>
      <w:r>
        <w:rPr>
          <w:rFonts w:hint="eastAsia"/>
        </w:rPr>
        <w:t>P[relief]</w:t>
      </w:r>
      <w:r>
        <w:rPr>
          <w:rFonts w:hint="eastAsia"/>
        </w:rPr>
        <w:t>下的泡点温度；</w:t>
      </w:r>
    </w:p>
    <w:p w:rsidR="00210A1D" w:rsidRDefault="00210A1D" w:rsidP="000F5324">
      <w:pPr>
        <w:pStyle w:val="a6"/>
        <w:numPr>
          <w:ilvl w:val="0"/>
          <w:numId w:val="47"/>
        </w:numPr>
        <w:spacing w:after="156"/>
        <w:ind w:firstLineChars="0"/>
      </w:pPr>
      <w:r>
        <w:rPr>
          <w:rFonts w:hint="eastAsia"/>
        </w:rPr>
        <w:t>T[heat_</w:t>
      </w:r>
      <w:r w:rsidR="00E95E7D">
        <w:rPr>
          <w:rFonts w:hint="eastAsia"/>
        </w:rPr>
        <w:t>in</w:t>
      </w:r>
      <w:r>
        <w:rPr>
          <w:rFonts w:hint="eastAsia"/>
        </w:rPr>
        <w:t>let_relief]</w:t>
      </w:r>
    </w:p>
    <w:p w:rsidR="00210A1D" w:rsidRDefault="00210A1D" w:rsidP="00210A1D">
      <w:pPr>
        <w:pStyle w:val="a6"/>
        <w:numPr>
          <w:ilvl w:val="1"/>
          <w:numId w:val="47"/>
        </w:numPr>
        <w:spacing w:after="156"/>
        <w:ind w:firstLineChars="0"/>
      </w:pPr>
      <w:r w:rsidRPr="00210A1D">
        <w:t>=T[</w:t>
      </w:r>
      <w:r w:rsidR="00E95E7D">
        <w:rPr>
          <w:rFonts w:hint="eastAsia"/>
        </w:rPr>
        <w:t>heat_inlet_</w:t>
      </w:r>
      <w:r w:rsidRPr="00210A1D">
        <w:t xml:space="preserve">normal] for hot oil and steam not using flow control; </w:t>
      </w:r>
    </w:p>
    <w:p w:rsidR="00210A1D" w:rsidRDefault="00210A1D" w:rsidP="00210A1D">
      <w:pPr>
        <w:pStyle w:val="a6"/>
        <w:numPr>
          <w:ilvl w:val="1"/>
          <w:numId w:val="47"/>
        </w:numPr>
        <w:spacing w:after="156"/>
        <w:ind w:firstLineChars="0"/>
      </w:pPr>
      <w:r w:rsidRPr="00210A1D">
        <w:t>=T[</w:t>
      </w:r>
      <w:r w:rsidR="00E65C1E">
        <w:rPr>
          <w:rFonts w:hint="eastAsia"/>
        </w:rPr>
        <w:t>steam_</w:t>
      </w:r>
      <w:r w:rsidR="00E65C1E">
        <w:t>supply</w:t>
      </w:r>
      <w:r w:rsidR="00E65C1E">
        <w:rPr>
          <w:rFonts w:hint="eastAsia"/>
        </w:rPr>
        <w:t>_</w:t>
      </w:r>
      <w:r w:rsidRPr="00210A1D">
        <w:t>header] if steam using flow control]</w:t>
      </w:r>
      <w:r>
        <w:rPr>
          <w:rFonts w:hint="eastAsia"/>
        </w:rPr>
        <w:t>;</w:t>
      </w:r>
    </w:p>
    <w:p w:rsidR="00C22EEB" w:rsidRDefault="00C22EEB" w:rsidP="004D0CF7">
      <w:pPr>
        <w:pStyle w:val="a"/>
        <w:spacing w:before="156" w:after="156"/>
      </w:pPr>
      <w:r>
        <w:rPr>
          <w:rFonts w:hint="eastAsia"/>
        </w:rPr>
        <w:t>Feed/bottom Heat Exchanger</w:t>
      </w:r>
    </w:p>
    <w:p w:rsidR="00C22EEB" w:rsidRDefault="00C22EEB" w:rsidP="00E427ED">
      <w:pPr>
        <w:spacing w:after="156"/>
        <w:jc w:val="left"/>
      </w:pPr>
      <w:r>
        <w:rPr>
          <w:rFonts w:hint="eastAsia"/>
        </w:rPr>
        <w:t>参考</w:t>
      </w:r>
      <w:r>
        <w:rPr>
          <w:rFonts w:hint="eastAsia"/>
        </w:rPr>
        <w:t>Excel Sheet.</w:t>
      </w:r>
    </w:p>
    <w:p w:rsidR="00C36AD5" w:rsidRDefault="00C36AD5" w:rsidP="004D0CF7">
      <w:pPr>
        <w:pStyle w:val="a"/>
        <w:spacing w:before="156" w:after="156"/>
      </w:pPr>
      <w:r>
        <w:rPr>
          <w:rFonts w:hint="eastAsia"/>
        </w:rPr>
        <w:t>在回流罐上的安全阀</w:t>
      </w:r>
      <w:r w:rsidR="002F3BA8">
        <w:rPr>
          <w:rFonts w:hint="eastAsia"/>
        </w:rPr>
        <w:t>&lt;Texaco 15.3.3&gt;</w:t>
      </w:r>
    </w:p>
    <w:p w:rsidR="00C36AD5" w:rsidRDefault="00C36AD5" w:rsidP="00C36AD5">
      <w:r>
        <w:rPr>
          <w:rFonts w:hint="eastAsia"/>
        </w:rPr>
        <w:t>如果在回流罐上安装了安全阀</w:t>
      </w:r>
      <w:r w:rsidR="00E6641D">
        <w:rPr>
          <w:rFonts w:hint="eastAsia"/>
        </w:rPr>
        <w:t>PSV[reflux_drum]</w:t>
      </w:r>
      <w:r>
        <w:rPr>
          <w:rFonts w:hint="eastAsia"/>
        </w:rPr>
        <w:t>，则该安全阀只考虑火灾工况。</w:t>
      </w:r>
    </w:p>
    <w:p w:rsidR="00C36AD5" w:rsidRDefault="00E6641D" w:rsidP="00C36AD5">
      <w:r>
        <w:rPr>
          <w:rFonts w:hint="eastAsia"/>
        </w:rPr>
        <w:t>该</w:t>
      </w:r>
      <w:r>
        <w:rPr>
          <w:rFonts w:hint="eastAsia"/>
        </w:rPr>
        <w:t>PSV[reflux_drum]</w:t>
      </w:r>
      <w:r>
        <w:rPr>
          <w:rFonts w:hint="eastAsia"/>
        </w:rPr>
        <w:t>的</w:t>
      </w:r>
      <w:r>
        <w:rPr>
          <w:rFonts w:hint="eastAsia"/>
        </w:rPr>
        <w:t>Set Pressure</w:t>
      </w:r>
      <w:proofErr w:type="gramStart"/>
      <w:r>
        <w:rPr>
          <w:rFonts w:hint="eastAsia"/>
        </w:rPr>
        <w:t>比塔的</w:t>
      </w:r>
      <w:proofErr w:type="gramEnd"/>
      <w:r>
        <w:rPr>
          <w:rFonts w:hint="eastAsia"/>
        </w:rPr>
        <w:t>高。</w:t>
      </w:r>
    </w:p>
    <w:p w:rsidR="00E800C5" w:rsidRDefault="00E800C5" w:rsidP="00C36AD5">
      <w:r>
        <w:rPr>
          <w:rFonts w:hint="eastAsia"/>
        </w:rPr>
        <w:t>可以在</w:t>
      </w:r>
      <w:r>
        <w:rPr>
          <w:rFonts w:hint="eastAsia"/>
        </w:rPr>
        <w:t>PSV</w:t>
      </w:r>
      <w:r>
        <w:rPr>
          <w:rFonts w:hint="eastAsia"/>
        </w:rPr>
        <w:t>的设置页面上，增加如下选项</w:t>
      </w:r>
      <w:r w:rsidR="006D6094" w:rsidRPr="006D6094">
        <w:rPr>
          <w:rFonts w:hint="eastAsia"/>
          <w:b/>
          <w:i/>
        </w:rPr>
        <w:t>Additional PSV on Reflux Drum</w:t>
      </w:r>
      <w:r>
        <w:rPr>
          <w:rFonts w:hint="eastAsia"/>
        </w:rPr>
        <w:t>：</w:t>
      </w:r>
    </w:p>
    <w:p w:rsidR="00E800C5" w:rsidRDefault="00C6035A" w:rsidP="00C36AD5">
      <w:r>
        <w:rPr>
          <w:rFonts w:hint="eastAsia"/>
          <w:noProof/>
        </w:rPr>
        <w:drawing>
          <wp:inline distT="0" distB="0" distL="0" distR="0">
            <wp:extent cx="2837815" cy="1250950"/>
            <wp:effectExtent l="19050" t="0" r="635" b="0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35A" w:rsidRPr="00C36AD5" w:rsidRDefault="00C6035A" w:rsidP="00C6035A">
      <w:r>
        <w:rPr>
          <w:rFonts w:hint="eastAsia"/>
        </w:rPr>
        <w:t>当拖拽的设备是</w:t>
      </w:r>
      <w:r>
        <w:rPr>
          <w:rFonts w:hint="eastAsia"/>
        </w:rPr>
        <w:t>Distillation</w:t>
      </w:r>
      <w:r>
        <w:rPr>
          <w:rFonts w:hint="eastAsia"/>
        </w:rPr>
        <w:t>且含</w:t>
      </w:r>
      <w:r>
        <w:rPr>
          <w:rFonts w:hint="eastAsia"/>
        </w:rPr>
        <w:t>Condenser</w:t>
      </w:r>
      <w:r>
        <w:rPr>
          <w:rFonts w:hint="eastAsia"/>
        </w:rPr>
        <w:t>时，该</w:t>
      </w:r>
      <w:r>
        <w:rPr>
          <w:rFonts w:hint="eastAsia"/>
        </w:rPr>
        <w:t>Check Box</w:t>
      </w:r>
      <w:r>
        <w:rPr>
          <w:rFonts w:hint="eastAsia"/>
        </w:rPr>
        <w:t>可操作，否则变灰。</w:t>
      </w:r>
    </w:p>
    <w:p w:rsidR="00C6035A" w:rsidRDefault="00C6035A" w:rsidP="00E427ED">
      <w:pPr>
        <w:spacing w:after="156"/>
        <w:jc w:val="left"/>
      </w:pPr>
      <w:r>
        <w:rPr>
          <w:rFonts w:hint="eastAsia"/>
        </w:rPr>
        <w:t>当选中该选项时，在</w:t>
      </w:r>
      <w:r>
        <w:rPr>
          <w:rFonts w:hint="eastAsia"/>
        </w:rPr>
        <w:t>Case Study</w:t>
      </w:r>
      <w:r>
        <w:rPr>
          <w:rFonts w:hint="eastAsia"/>
        </w:rPr>
        <w:t>的</w:t>
      </w:r>
      <w:r>
        <w:rPr>
          <w:rFonts w:hint="eastAsia"/>
        </w:rPr>
        <w:t>Fire</w:t>
      </w:r>
      <w:r>
        <w:rPr>
          <w:rFonts w:hint="eastAsia"/>
        </w:rPr>
        <w:t>工况时</w:t>
      </w:r>
      <w:r w:rsidR="0068202B">
        <w:rPr>
          <w:rFonts w:hint="eastAsia"/>
        </w:rPr>
        <w:t>，单独对回流罐</w:t>
      </w:r>
      <w:r w:rsidR="0068202B">
        <w:rPr>
          <w:rFonts w:hint="eastAsia"/>
        </w:rPr>
        <w:t>PSV[reflux_drum]</w:t>
      </w:r>
      <w:r w:rsidR="0068202B">
        <w:rPr>
          <w:rFonts w:hint="eastAsia"/>
        </w:rPr>
        <w:t>的火灾工况计算（注：该工况与塔的火灾工况计算时考虑回流罐情况不同）。</w:t>
      </w:r>
    </w:p>
    <w:p w:rsidR="0068202B" w:rsidRDefault="0068202B" w:rsidP="00E427ED">
      <w:pPr>
        <w:spacing w:after="156"/>
        <w:jc w:val="left"/>
      </w:pPr>
      <w:r>
        <w:rPr>
          <w:rFonts w:hint="eastAsia"/>
        </w:rPr>
        <w:t>在</w:t>
      </w:r>
      <w:r>
        <w:rPr>
          <w:rFonts w:hint="eastAsia"/>
        </w:rPr>
        <w:t>Report</w:t>
      </w:r>
      <w:r>
        <w:rPr>
          <w:rFonts w:hint="eastAsia"/>
        </w:rPr>
        <w:t>时，应该单独显示该</w:t>
      </w:r>
      <w:r>
        <w:rPr>
          <w:rFonts w:hint="eastAsia"/>
        </w:rPr>
        <w:t>PSV</w:t>
      </w:r>
      <w:r>
        <w:rPr>
          <w:rFonts w:hint="eastAsia"/>
        </w:rPr>
        <w:t>的泄放量和物性。</w:t>
      </w:r>
    </w:p>
    <w:p w:rsidR="009C2BF2" w:rsidRPr="009C2BF2" w:rsidRDefault="009C2BF2" w:rsidP="00E427ED">
      <w:pPr>
        <w:spacing w:after="156"/>
        <w:jc w:val="left"/>
      </w:pPr>
    </w:p>
    <w:p w:rsidR="00A34DE4" w:rsidRPr="006D4B66" w:rsidRDefault="00A34DE4" w:rsidP="00DC7A7A">
      <w:pPr>
        <w:pStyle w:val="20"/>
        <w:spacing w:before="156" w:after="156"/>
      </w:pPr>
      <w:bookmarkStart w:id="15" w:name="_Toc382315999"/>
      <w:r w:rsidRPr="006D4B66">
        <w:rPr>
          <w:rFonts w:hint="eastAsia"/>
        </w:rPr>
        <w:t>吸收</w:t>
      </w:r>
      <w:r w:rsidR="00C770D1" w:rsidRPr="006D4B66">
        <w:rPr>
          <w:rFonts w:hint="eastAsia"/>
        </w:rPr>
        <w:t>塔</w:t>
      </w:r>
      <w:r w:rsidRPr="006D4B66">
        <w:rPr>
          <w:rFonts w:hint="eastAsia"/>
        </w:rPr>
        <w:t>-Absorber</w:t>
      </w:r>
      <w:bookmarkEnd w:id="15"/>
    </w:p>
    <w:p w:rsidR="00EB27C3" w:rsidRDefault="00C770D1" w:rsidP="00DC7A7A">
      <w:pPr>
        <w:pStyle w:val="3"/>
        <w:spacing w:before="156" w:after="156"/>
      </w:pPr>
      <w:bookmarkStart w:id="16" w:name="_Toc382316000"/>
      <w:r>
        <w:rPr>
          <w:rFonts w:hint="eastAsia"/>
        </w:rPr>
        <w:t>气相出口堵塞</w:t>
      </w:r>
      <w:r w:rsidR="002953B0">
        <w:rPr>
          <w:rFonts w:hint="eastAsia"/>
        </w:rPr>
        <w:t>-</w:t>
      </w:r>
      <w:r>
        <w:rPr>
          <w:rFonts w:hint="eastAsia"/>
        </w:rPr>
        <w:t>Blocked vapor outlet</w:t>
      </w:r>
      <w:bookmarkEnd w:id="16"/>
    </w:p>
    <w:p w:rsidR="00A24DDF" w:rsidRDefault="00A24DDF" w:rsidP="00EA7941">
      <w:pPr>
        <w:pStyle w:val="a6"/>
        <w:numPr>
          <w:ilvl w:val="0"/>
          <w:numId w:val="30"/>
        </w:numPr>
        <w:spacing w:afterLines="50" w:after="156"/>
        <w:ind w:firstLineChars="0"/>
        <w:contextualSpacing/>
      </w:pPr>
      <w:r>
        <w:rPr>
          <w:rFonts w:hint="eastAsia"/>
        </w:rPr>
        <w:t>基本假设：</w:t>
      </w:r>
    </w:p>
    <w:p w:rsidR="00A24DDF" w:rsidRDefault="00A24DDF" w:rsidP="00EA7941">
      <w:pPr>
        <w:pStyle w:val="a6"/>
        <w:numPr>
          <w:ilvl w:val="1"/>
          <w:numId w:val="30"/>
        </w:numPr>
        <w:spacing w:afterLines="50" w:after="156"/>
        <w:ind w:firstLineChars="0"/>
        <w:contextualSpacing/>
      </w:pPr>
      <w:r>
        <w:rPr>
          <w:rFonts w:hint="eastAsia"/>
        </w:rPr>
        <w:t>吸收塔的气相出口被堵住</w:t>
      </w:r>
    </w:p>
    <w:p w:rsidR="00A24DDF" w:rsidRDefault="00A24DDF" w:rsidP="00EA7941">
      <w:pPr>
        <w:pStyle w:val="a6"/>
        <w:numPr>
          <w:ilvl w:val="0"/>
          <w:numId w:val="30"/>
        </w:numPr>
        <w:spacing w:afterLines="50" w:after="156"/>
        <w:ind w:firstLineChars="0"/>
        <w:contextualSpacing/>
      </w:pPr>
      <w:r>
        <w:rPr>
          <w:rFonts w:hint="eastAsia"/>
        </w:rPr>
        <w:lastRenderedPageBreak/>
        <w:t>计算方法</w:t>
      </w:r>
    </w:p>
    <w:p w:rsidR="00621A87" w:rsidRDefault="00621A87" w:rsidP="00E427ED">
      <w:pPr>
        <w:spacing w:after="156"/>
      </w:pPr>
      <w:r w:rsidRPr="00621A87">
        <w:rPr>
          <w:noProof/>
        </w:rPr>
        <mc:AlternateContent>
          <mc:Choice Requires="wpg">
            <w:drawing>
              <wp:inline distT="0" distB="0" distL="0" distR="0">
                <wp:extent cx="8964355" cy="4772554"/>
                <wp:effectExtent l="0" t="0" r="0" b="0"/>
                <wp:docPr id="101" name="组合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64355" cy="4772554"/>
                          <a:chOff x="179512" y="620688"/>
                          <a:chExt cx="8964355" cy="4772554"/>
                        </a:xfrm>
                      </wpg:grpSpPr>
                      <wps:wsp>
                        <wps:cNvPr id="109" name="矩形 109"/>
                        <wps:cNvSpPr/>
                        <wps:spPr>
                          <a:xfrm>
                            <a:off x="395536" y="764704"/>
                            <a:ext cx="4608000" cy="648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P[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gas_upstream] &gt; P[set]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10" name="直接箭头连接符 110"/>
                        <wps:cNvCnPr>
                          <a:stCxn id="109" idx="2"/>
                        </wps:cNvCnPr>
                        <wps:spPr>
                          <a:xfrm>
                            <a:off x="2699536" y="1412776"/>
                            <a:ext cx="0" cy="43204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直接箭头连接符 111"/>
                        <wps:cNvCnPr>
                          <a:stCxn id="109" idx="3"/>
                        </wps:cNvCnPr>
                        <wps:spPr>
                          <a:xfrm flipV="1">
                            <a:off x="5003536" y="1052736"/>
                            <a:ext cx="6480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TextBox 6"/>
                        <wps:cNvSpPr txBox="1"/>
                        <wps:spPr>
                          <a:xfrm>
                            <a:off x="5147656" y="620688"/>
                            <a:ext cx="28765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3" name="矩形 113"/>
                        <wps:cNvSpPr/>
                        <wps:spPr>
                          <a:xfrm>
                            <a:off x="394968" y="1844824"/>
                            <a:ext cx="4608000" cy="648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P[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Liquid_upstream] &gt; P[set]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14" name="TextBox 8"/>
                        <wps:cNvSpPr txBox="1"/>
                        <wps:spPr>
                          <a:xfrm>
                            <a:off x="5219395" y="1772745"/>
                            <a:ext cx="28765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5" name="直接箭头连接符 115"/>
                        <wps:cNvCnPr/>
                        <wps:spPr>
                          <a:xfrm>
                            <a:off x="2699224" y="2492896"/>
                            <a:ext cx="0" cy="43204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TextBox 10"/>
                        <wps:cNvSpPr txBox="1"/>
                        <wps:spPr>
                          <a:xfrm>
                            <a:off x="2843751" y="1412728"/>
                            <a:ext cx="28765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7" name="TextBox 11"/>
                        <wps:cNvSpPr txBox="1"/>
                        <wps:spPr>
                          <a:xfrm>
                            <a:off x="2915189" y="2492781"/>
                            <a:ext cx="28829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8" name="直接箭头连接符 118"/>
                        <wps:cNvCnPr/>
                        <wps:spPr>
                          <a:xfrm flipV="1">
                            <a:off x="5004048" y="2204864"/>
                            <a:ext cx="6480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TextBox 14"/>
                        <wps:cNvSpPr txBox="1"/>
                        <wps:spPr>
                          <a:xfrm>
                            <a:off x="5796015" y="836699"/>
                            <a:ext cx="172783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W[relief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]=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0" name="TextBox 15"/>
                        <wps:cNvSpPr txBox="1"/>
                        <wps:spPr>
                          <a:xfrm>
                            <a:off x="5652002" y="2060760"/>
                            <a:ext cx="349186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W[relief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]=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W[normal_gas_inlet]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1" name="TextBox 16"/>
                        <wps:cNvSpPr txBox="1"/>
                        <wps:spPr>
                          <a:xfrm>
                            <a:off x="1187617" y="2996807"/>
                            <a:ext cx="547243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W[relief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]=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W[normal_gas_outlet], kg/hr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2" name="TextBox 17"/>
                        <wps:cNvSpPr txBox="1"/>
                        <wps:spPr>
                          <a:xfrm>
                            <a:off x="179512" y="3716842"/>
                            <a:ext cx="5040630" cy="16764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67"/>
                                </w:numPr>
                                <w:ind w:firstLineChars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gas_upstream: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气体上游最大压力</w:t>
                              </w:r>
                            </w:p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67"/>
                                </w:numPr>
                                <w:ind w:firstLineChars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Liquid_upstream: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吸收剂上游最大压力</w:t>
                              </w:r>
                            </w:p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67"/>
                                </w:numPr>
                                <w:ind w:firstLineChars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Normal_gas_inlet: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正常进入吸收塔的气体量</w:t>
                              </w:r>
                            </w:p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67"/>
                                </w:numPr>
                                <w:ind w:firstLineChars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Normal_gas_outlet: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正常塔顶的气相量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01" o:spid="_x0000_s1027" style="width:705.85pt;height:375.8pt;mso-position-horizontal-relative:char;mso-position-vertical-relative:line" coordorigin="1795,6206" coordsize="89643,47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">
                <v:rect id="矩形 109" o:spid="_x0000_s1028" style="position:absolute;left:3955;top:7647;width:46080;height:64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ZkB8MA&#10;AADcAAAADwAAAGRycy9kb3ducmV2LnhtbERPTWsCMRC9F/ofwhS8SM3Wg9StUaSgLoIFtR68DZtx&#10;s3QzCZuo6783gtDbPN7nTGadbcSF2lA7VvAxyEAQl07XXCn43S/eP0GEiKyxcUwKbhRgNn19mWCu&#10;3ZW3dNnFSqQQDjkqMDH6XMpQGrIYBs4TJ+7kWosxwbaSusVrCreNHGbZSFqsOTUY9PRtqPzbna2C&#10;xcr053K9Ofgi/JzssPDLVf+oVO+tm3+BiNTFf/HTXeg0PxvD45l0gZ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2ZkB8MAAADcAAAADwAAAAAAAAAAAAAAAACYAgAAZHJzL2Rv&#10;d25yZXYueG1sUEsFBgAAAAAEAAQA9QAAAIgDAAAAAA==&#10;" filled="f" strokecolor="black [3213]" strokeweight="2pt">
                  <v:textbox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P[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gas_upstream] &gt; P[set]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10" o:spid="_x0000_s1029" type="#_x0000_t32" style="position:absolute;left:26995;top:14127;width:0;height:43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d2ZscAAADcAAAADwAAAGRycy9kb3ducmV2LnhtbESPT2vCQBDF7wW/wzJCb3VjD22NrhJK&#10;pS2liH9AvA3ZMYlmZ0N2m8Rv3zkUepvhvXnvN4vV4GrVURsqzwamkwQUce5txYWBw3798AIqRGSL&#10;tWcycKMAq+XoboGp9T1vqdvFQkkIhxQNlDE2qdYhL8lhmPiGWLSzbx1GWdtC2xZ7CXe1fkySJ+2w&#10;YmkosaHXkvLr7scZ+N7Hr37d3J4vx8vn2+Yds9mpy4y5Hw/ZHFSkIf6b/64/rOBPBV+ekQn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93ZmxwAAANwAAAAPAAAAAAAA&#10;AAAAAAAAAKECAABkcnMvZG93bnJldi54bWxQSwUGAAAAAAQABAD5AAAAlQMAAAAA&#10;" strokecolor="black [3213]" strokeweight="2.25pt">
                  <v:stroke endarrow="open"/>
                </v:shape>
                <v:shape id="直接箭头连接符 111" o:spid="_x0000_s1030" type="#_x0000_t32" style="position:absolute;left:50035;top:10527;width:648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hIDMMAAADcAAAADwAAAGRycy9kb3ducmV2LnhtbERPTWvCQBC9F/wPywi9FN2komiajbRC&#10;RS+FmrbnITsmwexs2N1q/PeuUOhtHu9z8vVgOnEm51vLCtJpAoK4srrlWsFX+T5ZgvABWWNnmRRc&#10;ycO6GD3kmGl74U86H0ItYgj7DBU0IfSZlL5qyKCf2p44ckfrDIYIXS21w0sMN518TpKFNNhybGiw&#10;p01D1enwaxTsV8tyi9y+/Wy+P1azp3LuaDtX6nE8vL6ACDSEf/Gfe6fj/DSF+zPxAln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oSAzDAAAA3AAAAA8AAAAAAAAAAAAA&#10;AAAAoQIAAGRycy9kb3ducmV2LnhtbFBLBQYAAAAABAAEAPkAAACRAwAAAAA=&#10;" strokecolor="black [3213]" strokeweight="2.25pt">
                  <v:stroke endarrow="open"/>
                </v:shape>
                <v:shape id="TextBox 6" o:spid="_x0000_s1031" type="#_x0000_t202" style="position:absolute;left:51476;top:6206;width:2877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MfyL8A&#10;AADcAAAADwAAAGRycy9kb3ducmV2LnhtbERPTWvCQBC9F/wPyxS81U0ERVJXkVrBgxdteh+y02xo&#10;djZkpyb+e1cQepvH+5z1dvStulIfm8AG8lkGirgKtuHaQPl1eFuBioJssQ1MBm4UYbuZvKyxsGHg&#10;M10vUqsUwrFAA06kK7SOlSOPcRY64sT9hN6jJNjX2vY4pHDf6nmWLbXHhlODw44+HFW/lz9vQMTu&#10;8lv56ePxezztB5dVCyyNmb6Ou3dQQqP8i5/uo03z8zk8nkkX6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kx/IvwAAANwAAAAPAAAAAAAAAAAAAAAAAJgCAABkcnMvZG93bnJl&#10;di54bWxQSwUGAAAAAAQABAD1AAAAhAMAAAAA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N</w:t>
                        </w:r>
                      </w:p>
                    </w:txbxContent>
                  </v:textbox>
                </v:shape>
                <v:rect id="矩形 113" o:spid="_x0000_s1032" style="position:absolute;left:3949;top:18448;width:46080;height:64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fFMMMA&#10;AADcAAAADwAAAGRycy9kb3ducmV2LnhtbERPS2sCMRC+F/ofwgi9iGZVKLI1ihTURWjB16G3YTNu&#10;FjeTsIm6/feNIPQ2H99zZovONuJGbagdKxgNMxDEpdM1VwqOh9VgCiJEZI2NY1LwSwEW89eXGeba&#10;3XlHt32sRArhkKMCE6PPpQylIYth6Dxx4s6utRgTbCupW7yncNvIcZa9S4s1pwaDnj4NlZf91SpY&#10;bUx/KbdfJ1+E77MdF3696f8o9dbrlh8gInXxX/x0FzrNH03g8Uy6QM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1fFMMMAAADcAAAADwAAAAAAAAAAAAAAAACYAgAAZHJzL2Rv&#10;d25yZXYueG1sUEsFBgAAAAAEAAQA9QAAAIgDAAAAAA==&#10;" filled="f" strokecolor="black [3213]" strokeweight="2pt">
                  <v:textbox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P[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Liquid_upstream] &gt; P[set]</w:t>
                        </w:r>
                      </w:p>
                    </w:txbxContent>
                  </v:textbox>
                </v:rect>
                <v:shape id="TextBox 8" o:spid="_x0000_s1033" type="#_x0000_t202" style="position:absolute;left:52193;top:17727;width:2877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YiJ8AA&#10;AADcAAAADwAAAGRycy9kb3ducmV2LnhtbERPS2vCQBC+F/oflin0VjeRVkp0FfEBHnrRxvuQnWZD&#10;s7MhO5r4712h0Nt8fM9ZrEbfqiv1sQlsIJ9koIirYBuuDZTf+7dPUFGQLbaBycCNIqyWz08LLGwY&#10;+EjXk9QqhXAs0IAT6QqtY+XIY5yEjjhxP6H3KAn2tbY9Dinct3qaZTPtseHU4LCjjaPq93TxBkTs&#10;Or+VOx8P5/FrO7is+sDSmNeXcT0HJTTKv/jPfbBpfv4Oj2fSBXp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DYiJ8AAAADcAAAADwAAAAAAAAAAAAAAAACYAgAAZHJzL2Rvd25y&#10;ZXYueG1sUEsFBgAAAAAEAAQA9QAAAIU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N</w:t>
                        </w:r>
                      </w:p>
                    </w:txbxContent>
                  </v:textbox>
                </v:shape>
                <v:shape id="直接箭头连接符 115" o:spid="_x0000_s1034" type="#_x0000_t32" style="position:absolute;left:26992;top:24928;width:0;height:43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DV/sQAAADcAAAADwAAAGRycy9kb3ducmV2LnhtbERP22rCQBB9L/gPywh9qxsLbTW6SiiV&#10;WkTEC4hvQ3ZMotnZkF2T+PduodC3OZzrTOedKUVDtSssKxgOIhDEqdUFZwoO+8XLCITzyBpLy6Tg&#10;Tg7ms97TFGNtW95Ss/OZCCHsYlSQe1/FUro0J4NuYCviwJ1tbdAHWGdS19iGcFPK1yh6lwYLDg05&#10;VvSZU3rd3YyC9d6v2kV1/7gcLz9fm29MxqcmUeq53yUTEJ46/y/+cy91mD98g99nwgVy9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gNX+xAAAANwAAAAPAAAAAAAAAAAA&#10;AAAAAKECAABkcnMvZG93bnJldi54bWxQSwUGAAAAAAQABAD5AAAAkgMAAAAA&#10;" strokecolor="black [3213]" strokeweight="2.25pt">
                  <v:stroke endarrow="open"/>
                </v:shape>
                <v:shape id="TextBox 10" o:spid="_x0000_s1035" type="#_x0000_t202" style="position:absolute;left:28437;top:14127;width:2877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gZy78A&#10;AADcAAAADwAAAGRycy9kb3ducmV2LnhtbERPTWvCQBC9F/wPyxS81U0ERVJXkVrBgxc1vQ/ZaTY0&#10;OxuyUxP/vVsoeJvH+5z1dvStulEfm8AG8lkGirgKtuHaQHk9vK1ARUG22AYmA3eKsN1MXtZY2DDw&#10;mW4XqVUK4VigASfSFVrHypHHOAsdceK+Q+9REuxrbXscUrhv9TzLltpjw6nBYUcfjqqfy683IGJ3&#10;+b389PH4NZ72g8uqBZbGTF/H3TsooVGe4n/30ab5+RL+nkkX6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7qBnLvwAAANwAAAAPAAAAAAAAAAAAAAAAAJgCAABkcnMvZG93bnJl&#10;di54bWxQSwUGAAAAAAQABAD1AAAAhAMAAAAA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Y</w:t>
                        </w:r>
                      </w:p>
                    </w:txbxContent>
                  </v:textbox>
                </v:shape>
                <v:shape id="TextBox 11" o:spid="_x0000_s1036" type="#_x0000_t202" style="position:absolute;left:29151;top:24927;width:2883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S8UMAA&#10;AADcAAAADwAAAGRycy9kb3ducmV2LnhtbERPS2vCQBC+F/oflin0VjcRWkt0FfEBHnrRxvuQnWZD&#10;s7MhO5r4712h0Nt8fM9ZrEbfqiv1sQlsIJ9koIirYBuuDZTf+7dPUFGQLbaBycCNIqyWz08LLGwY&#10;+EjXk9QqhXAs0IAT6QqtY+XIY5yEjjhxP6H3KAn2tbY9Dinct3qaZR/aY8OpwWFHG0fV7+niDYjY&#10;dX4rdz4ezuPXdnBZ9Y6lMa8v43oOSmiUf/Gf+2DT/HwGj2fSBXp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OS8UMAAAADcAAAADwAAAAAAAAAAAAAAAACYAgAAZHJzL2Rvd25y&#10;ZXYueG1sUEsFBgAAAAAEAAQA9QAAAIU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Y</w:t>
                        </w:r>
                      </w:p>
                    </w:txbxContent>
                  </v:textbox>
                </v:shape>
                <v:shape id="直接箭头连接符 118" o:spid="_x0000_s1037" type="#_x0000_t32" style="position:absolute;left:50040;top:22048;width:648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LhkcUAAADcAAAADwAAAGRycy9kb3ducmV2LnhtbESPQWvCQBCF70L/wzKFXopubFE0ukor&#10;VNqLoFHPQ3ZMQrOzYXer6b/vHAreZnhv3vtmue5dq64UYuPZwHiUgSIuvW24MnAsPoYzUDEhW2w9&#10;k4FfirBePQyWmFt/4z1dD6lSEsIxRwN1Sl2udSxrchhHviMW7eKDwyRrqLQNeJNw1+qXLJtqhw1L&#10;Q40dbWoqvw8/zsDXfFZskZv38+a0m78+F5NA24kxT4/92wJUoj7dzf/Xn1bwx0Irz8gEe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dLhkcUAAADcAAAADwAAAAAAAAAA&#10;AAAAAAChAgAAZHJzL2Rvd25yZXYueG1sUEsFBgAAAAAEAAQA+QAAAJMDAAAAAA==&#10;" strokecolor="black [3213]" strokeweight="2.25pt">
                  <v:stroke endarrow="open"/>
                </v:shape>
                <v:shape id="TextBox 14" o:spid="_x0000_s1038" type="#_x0000_t202" style="position:absolute;left:57960;top:8366;width:17278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eNucAA&#10;AADcAAAADwAAAGRycy9kb3ducmV2LnhtbERPS2vCQBC+F/oflin0VjcRWmx0FfEBHnrRxvuQnWZD&#10;s7MhO5r4712h0Nt8fM9ZrEbfqiv1sQlsIJ9koIirYBuuDZTf+7cZqCjIFtvAZOBGEVbL56cFFjYM&#10;fKTrSWqVQjgWaMCJdIXWsXLkMU5CR5y4n9B7lAT7WtsehxTuWz3Nsg/tseHU4LCjjaPq93TxBkTs&#10;Or+VOx8P5/FrO7isesfSmNeXcT0HJTTKv/jPfbBpfv4Jj2fSBXp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jeNucAAAADcAAAADwAAAAAAAAAAAAAAAACYAgAAZHJzL2Rvd25y&#10;ZXYueG1sUEsFBgAAAAAEAAQA9QAAAIU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W[relief</w:t>
                        </w: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]=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0</w:t>
                        </w:r>
                      </w:p>
                    </w:txbxContent>
                  </v:textbox>
                </v:shape>
                <v:shape id="TextBox 15" o:spid="_x0000_s1039" type="#_x0000_t202" style="position:absolute;left:56520;top:20607;width:34918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HumcMA&#10;AADcAAAADwAAAGRycy9kb3ducmV2LnhtbESPQWvDMAyF74P9B6NBb6vTQsdI65bSbdDDLuvSu4jV&#10;ODSWQ6w16b+fDoPdJN7Te582uyl25kZDbhM7WMwLMMR18i03Dqrvj+dXMFmQPXaJycGdMuy2jw8b&#10;LH0a+YtuJ2mMhnAu0UEQ6Utrcx0oYp6nnli1Sxoiiq5DY/2Ao4bHzi6L4sVGbFkbAvZ0CFRfTz/R&#10;gYjfL+7Ve8zH8/T5NoaiXmHl3Oxp2q/BCE3yb/67PnrFXyq+PqMT2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HumcMAAADcAAAADwAAAAAAAAAAAAAAAACYAgAAZHJzL2Rv&#10;d25yZXYueG1sUEsFBgAAAAAEAAQA9QAAAIg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W[relief</w:t>
                        </w: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]=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W[normal_gas_inlet]</w:t>
                        </w:r>
                      </w:p>
                    </w:txbxContent>
                  </v:textbox>
                </v:shape>
                <v:shape id="TextBox 16" o:spid="_x0000_s1040" type="#_x0000_t202" style="position:absolute;left:11876;top:29968;width:54724;height:4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1LAr8A&#10;AADcAAAADwAAAGRycy9kb3ducmV2LnhtbERPTWvCQBC9F/wPyxS81U0ERVJXkVrBgxdteh+y02xo&#10;djZkpyb+e1cQepvH+5z1dvStulIfm8AG8lkGirgKtuHaQPl1eFuBioJssQ1MBm4UYbuZvKyxsGHg&#10;M10vUqsUwrFAA06kK7SOlSOPcRY64sT9hN6jJNjX2vY4pHDf6nmWLbXHhlODw44+HFW/lz9vQMTu&#10;8lv56ePxezztB5dVCyyNmb6Ou3dQQqP8i5/uo03z5zk8nkkX6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6LUsCvwAAANwAAAAPAAAAAAAAAAAAAAAAAJgCAABkcnMvZG93bnJl&#10;di54bWxQSwUGAAAAAAQABAD1AAAAhAMAAAAA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W[relief</w:t>
                        </w: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]=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W[normal_gas_outlet], kg/hr</w:t>
                        </w:r>
                      </w:p>
                    </w:txbxContent>
                  </v:textbox>
                </v:shape>
                <v:shape id="TextBox 17" o:spid="_x0000_s1041" type="#_x0000_t202" style="position:absolute;left:1795;top:37168;width:50406;height:16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/Vdb8A&#10;AADcAAAADwAAAGRycy9kb3ducmV2LnhtbERPTWvCQBC9F/wPywje6saApaSuIlrBg5fa9D5kx2ww&#10;OxuyUxP/vSsUepvH+5zVZvStulEfm8AGFvMMFHEVbMO1gfL78PoOKgqyxTYwGbhThM168rLCwoaB&#10;v+h2llqlEI4FGnAiXaF1rBx5jPPQESfuEnqPkmBfa9vjkMJ9q/Mse9MeG04NDjvaOaqu519vQMRu&#10;F/fy08fjz3jaDy6rllgaM5uO2w9QQqP8i//cR5vm5zk8n0kX6PU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/9V1vwAAANwAAAAPAAAAAAAAAAAAAAAAAJgCAABkcnMvZG93bnJl&#10;di54bWxQSwUGAAAAAAQABAD1AAAAhAMAAAAA&#10;" filled="f" stroked="f">
                  <v:textbox style="mso-fit-shape-to-text:t">
                    <w:txbxContent>
                      <w:p w:rsidR="00F24199" w:rsidRDefault="00F24199" w:rsidP="00C93118">
                        <w:pPr>
                          <w:pStyle w:val="a6"/>
                          <w:widowControl/>
                          <w:numPr>
                            <w:ilvl w:val="0"/>
                            <w:numId w:val="67"/>
                          </w:numPr>
                          <w:ind w:firstLineChars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gas_upstream: 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气体上游最大压力</w:t>
                        </w:r>
                      </w:p>
                      <w:p w:rsidR="00F24199" w:rsidRDefault="00F24199" w:rsidP="00C93118">
                        <w:pPr>
                          <w:pStyle w:val="a6"/>
                          <w:widowControl/>
                          <w:numPr>
                            <w:ilvl w:val="0"/>
                            <w:numId w:val="67"/>
                          </w:numPr>
                          <w:ind w:firstLineChars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Liquid_upstream: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吸收剂上游最大压力</w:t>
                        </w:r>
                      </w:p>
                      <w:p w:rsidR="00F24199" w:rsidRDefault="00F24199" w:rsidP="00C93118">
                        <w:pPr>
                          <w:pStyle w:val="a6"/>
                          <w:widowControl/>
                          <w:numPr>
                            <w:ilvl w:val="0"/>
                            <w:numId w:val="67"/>
                          </w:numPr>
                          <w:ind w:firstLineChars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Normal_gas_inlet: 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正常进入吸收塔的气体量</w:t>
                        </w:r>
                      </w:p>
                      <w:p w:rsidR="00F24199" w:rsidRDefault="00F24199" w:rsidP="00C93118">
                        <w:pPr>
                          <w:pStyle w:val="a6"/>
                          <w:widowControl/>
                          <w:numPr>
                            <w:ilvl w:val="0"/>
                            <w:numId w:val="67"/>
                          </w:numPr>
                          <w:ind w:firstLineChars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Normal_gas_outlet: 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正常塔顶的气相量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E00F9" w:rsidRDefault="00BE00F9" w:rsidP="00E427ED">
      <w:pPr>
        <w:spacing w:after="156"/>
      </w:pPr>
      <w:proofErr w:type="gramStart"/>
      <w:r>
        <w:rPr>
          <w:rFonts w:hint="eastAsia"/>
        </w:rPr>
        <w:t>MW[</w:t>
      </w:r>
      <w:proofErr w:type="gramEnd"/>
      <w:r>
        <w:rPr>
          <w:rFonts w:hint="eastAsia"/>
        </w:rPr>
        <w:t>relief]=MW[normal_gas_outlet]</w:t>
      </w:r>
    </w:p>
    <w:p w:rsidR="00BE00F9" w:rsidRDefault="00BE00F9" w:rsidP="00E427ED">
      <w:pPr>
        <w:spacing w:after="156"/>
      </w:pPr>
      <w:r>
        <w:rPr>
          <w:rFonts w:hint="eastAsia"/>
        </w:rPr>
        <w:t>T[relief</w:t>
      </w:r>
      <w:proofErr w:type="gramStart"/>
      <w:r>
        <w:rPr>
          <w:rFonts w:hint="eastAsia"/>
        </w:rPr>
        <w:t>]=</w:t>
      </w:r>
      <w:proofErr w:type="gramEnd"/>
      <w:r>
        <w:rPr>
          <w:rFonts w:hint="eastAsia"/>
        </w:rPr>
        <w:t>T[normal_gas_outlet]</w:t>
      </w:r>
    </w:p>
    <w:p w:rsidR="00BE00F9" w:rsidRDefault="00BE00F9" w:rsidP="00E427ED">
      <w:pPr>
        <w:spacing w:after="156"/>
      </w:pPr>
    </w:p>
    <w:p w:rsidR="00704293" w:rsidRDefault="00704293" w:rsidP="00EA7941">
      <w:pPr>
        <w:pStyle w:val="a6"/>
        <w:numPr>
          <w:ilvl w:val="0"/>
          <w:numId w:val="30"/>
        </w:numPr>
        <w:spacing w:afterLines="50" w:after="156"/>
        <w:ind w:firstLineChars="0"/>
        <w:contextualSpacing/>
      </w:pPr>
      <w:r>
        <w:rPr>
          <w:rFonts w:hint="eastAsia"/>
        </w:rPr>
        <w:t>界面设计</w:t>
      </w:r>
    </w:p>
    <w:p w:rsidR="00704293" w:rsidRDefault="00323D26" w:rsidP="00E427ED">
      <w:pPr>
        <w:spacing w:after="156"/>
      </w:pPr>
      <w:r>
        <w:rPr>
          <w:rFonts w:hint="eastAsia"/>
          <w:noProof/>
        </w:rPr>
        <w:drawing>
          <wp:inline distT="0" distB="0" distL="0" distR="0">
            <wp:extent cx="3559037" cy="1048905"/>
            <wp:effectExtent l="19050" t="0" r="3313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169" cy="104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EF2" w:rsidRDefault="00802EF2" w:rsidP="00DC7A7A">
      <w:pPr>
        <w:pStyle w:val="3"/>
        <w:spacing w:before="156" w:after="156"/>
      </w:pPr>
      <w:bookmarkStart w:id="17" w:name="_Toc382316001"/>
      <w:r>
        <w:rPr>
          <w:rFonts w:hint="eastAsia"/>
        </w:rPr>
        <w:t>吸收剂中断</w:t>
      </w:r>
      <w:r>
        <w:rPr>
          <w:rFonts w:hint="eastAsia"/>
        </w:rPr>
        <w:t>-Absorbent Stops</w:t>
      </w:r>
      <w:bookmarkEnd w:id="17"/>
    </w:p>
    <w:p w:rsidR="003A5A7C" w:rsidRDefault="003A5A7C" w:rsidP="00E427ED">
      <w:pPr>
        <w:pStyle w:val="a6"/>
        <w:numPr>
          <w:ilvl w:val="0"/>
          <w:numId w:val="31"/>
        </w:numPr>
        <w:spacing w:after="156"/>
        <w:ind w:firstLineChars="0"/>
      </w:pPr>
      <w:r>
        <w:rPr>
          <w:rFonts w:hint="eastAsia"/>
        </w:rPr>
        <w:t>基本假设</w:t>
      </w:r>
    </w:p>
    <w:p w:rsidR="003A5A7C" w:rsidRDefault="003A5A7C" w:rsidP="00E427ED">
      <w:pPr>
        <w:pStyle w:val="a6"/>
        <w:numPr>
          <w:ilvl w:val="1"/>
          <w:numId w:val="31"/>
        </w:numPr>
        <w:spacing w:after="156"/>
        <w:ind w:firstLineChars="0"/>
      </w:pPr>
      <w:r>
        <w:rPr>
          <w:rFonts w:hint="eastAsia"/>
        </w:rPr>
        <w:t>液体吸收剂进料中断</w:t>
      </w:r>
    </w:p>
    <w:p w:rsidR="003A5A7C" w:rsidRDefault="003A5A7C" w:rsidP="00E427ED">
      <w:pPr>
        <w:pStyle w:val="a6"/>
        <w:numPr>
          <w:ilvl w:val="0"/>
          <w:numId w:val="31"/>
        </w:numPr>
        <w:spacing w:after="156"/>
        <w:ind w:firstLineChars="0"/>
      </w:pPr>
      <w:r>
        <w:rPr>
          <w:rFonts w:hint="eastAsia"/>
        </w:rPr>
        <w:lastRenderedPageBreak/>
        <w:t>计算方法</w:t>
      </w:r>
    </w:p>
    <w:p w:rsidR="003A5A7C" w:rsidRDefault="003A5A7C" w:rsidP="00E427ED">
      <w:pPr>
        <w:pStyle w:val="a6"/>
        <w:spacing w:after="156"/>
        <w:ind w:left="420" w:firstLineChars="0" w:firstLine="0"/>
      </w:pPr>
      <w:r w:rsidRPr="003A5A7C">
        <w:rPr>
          <w:noProof/>
        </w:rPr>
        <mc:AlternateContent>
          <mc:Choice Requires="wpg">
            <w:drawing>
              <wp:inline distT="0" distB="0" distL="0" distR="0">
                <wp:extent cx="7272969" cy="3080350"/>
                <wp:effectExtent l="0" t="0" r="0" b="0"/>
                <wp:docPr id="103" name="组合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72969" cy="3080350"/>
                          <a:chOff x="251520" y="620688"/>
                          <a:chExt cx="7272969" cy="3080350"/>
                        </a:xfrm>
                      </wpg:grpSpPr>
                      <wps:wsp>
                        <wps:cNvPr id="123" name="矩形 123"/>
                        <wps:cNvSpPr/>
                        <wps:spPr>
                          <a:xfrm>
                            <a:off x="395536" y="764704"/>
                            <a:ext cx="4608000" cy="648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P[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gas_upstream] &gt; P[set]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24" name="直接箭头连接符 124"/>
                        <wps:cNvCnPr>
                          <a:stCxn id="123" idx="2"/>
                        </wps:cNvCnPr>
                        <wps:spPr>
                          <a:xfrm>
                            <a:off x="2699536" y="1412776"/>
                            <a:ext cx="0" cy="43204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直接箭头连接符 125"/>
                        <wps:cNvCnPr>
                          <a:stCxn id="123" idx="3"/>
                        </wps:cNvCnPr>
                        <wps:spPr>
                          <a:xfrm flipV="1">
                            <a:off x="5003536" y="1052736"/>
                            <a:ext cx="6480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TextBox 6"/>
                        <wps:cNvSpPr txBox="1"/>
                        <wps:spPr>
                          <a:xfrm>
                            <a:off x="5148026" y="620688"/>
                            <a:ext cx="28829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7" name="TextBox 10"/>
                        <wps:cNvSpPr txBox="1"/>
                        <wps:spPr>
                          <a:xfrm>
                            <a:off x="2843753" y="1412772"/>
                            <a:ext cx="28829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8" name="TextBox 14"/>
                        <wps:cNvSpPr txBox="1"/>
                        <wps:spPr>
                          <a:xfrm>
                            <a:off x="5796019" y="836711"/>
                            <a:ext cx="172847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W[relief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]=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9" name="TextBox 16"/>
                        <wps:cNvSpPr txBox="1"/>
                        <wps:spPr>
                          <a:xfrm>
                            <a:off x="251520" y="1916825"/>
                            <a:ext cx="691261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W[relief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]=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W[normal_gas_inlet]-[normal_gas_outlet], kg/hr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0" name="TextBox 17"/>
                        <wps:cNvSpPr txBox="1"/>
                        <wps:spPr>
                          <a:xfrm>
                            <a:off x="251520" y="2420878"/>
                            <a:ext cx="5040630" cy="1280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68"/>
                                </w:numPr>
                                <w:ind w:firstLineChars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gas_upstream: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气体上游最大压力</w:t>
                              </w:r>
                            </w:p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68"/>
                                </w:numPr>
                                <w:ind w:firstLineChars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Normal_gas_inlet: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正常进入吸收塔的气体量</w:t>
                              </w:r>
                            </w:p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68"/>
                                </w:numPr>
                                <w:ind w:firstLineChars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Normal_gas_outlet: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正常塔顶的气相量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03" o:spid="_x0000_s1042" style="width:572.65pt;height:242.55pt;mso-position-horizontal-relative:char;mso-position-vertical-relative:line" coordorigin="2515,6206" coordsize="72729,308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">
                <v:rect id="矩形 123" o:spid="_x0000_s1043" style="position:absolute;left:3955;top:7647;width:46080;height:64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sPjcMA&#10;AADcAAAADwAAAGRycy9kb3ducmV2LnhtbERPS2sCMRC+F/ofwhR6Ec26hSJbo4igLgULvg7ehs24&#10;WbqZhE3U7b83hUJv8/E9ZzrvbStu1IXGsYLxKANBXDndcK3geFgNJyBCRNbYOiYFPxRgPnt+mmKh&#10;3Z13dNvHWqQQDgUqMDH6QspQGbIYRs4TJ+7iOosxwa6WusN7CretzLPsXVpsODUY9LQ0VH3vr1bB&#10;amMGC/m5PfkyfF1sXvr1ZnBW6vWlX3yAiNTHf/Gfu9Rpfv4Gv8+kC+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sPjcMAAADcAAAADwAAAAAAAAAAAAAAAACYAgAAZHJzL2Rv&#10;d25yZXYueG1sUEsFBgAAAAAEAAQA9QAAAIgDAAAAAA==&#10;" filled="f" strokecolor="black [3213]" strokeweight="2pt">
                  <v:textbox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P[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gas_upstream] &gt; P[set]</w:t>
                        </w:r>
                      </w:p>
                    </w:txbxContent>
                  </v:textbox>
                </v:rect>
                <v:shape id="直接箭头连接符 124" o:spid="_x0000_s1044" type="#_x0000_t32" style="position:absolute;left:26995;top:14127;width:0;height:43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C62MQAAADcAAAADwAAAGRycy9kb3ducmV2LnhtbERP22rCQBB9L/gPywi+1Y1SWo2uEqRi&#10;SxHxAuLbkB2TaHY2ZLdJ/PtuodC3OZzrzJedKUVDtSssKxgNIxDEqdUFZwpOx/XzBITzyBpLy6Tg&#10;QQ6Wi97THGNtW95Tc/CZCCHsYlSQe1/FUro0J4NuaCviwF1tbdAHWGdS19iGcFPKcRS9SoMFh4Yc&#10;K1rllN4P30bB9ui/2nX1eLudb5/vuw0m00uTKDXod8kMhKfO/4v/3B86zB+/wO8z4QK5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oLrYxAAAANwAAAAPAAAAAAAAAAAA&#10;AAAAAKECAABkcnMvZG93bnJldi54bWxQSwUGAAAAAAQABAD5AAAAkgMAAAAA&#10;" strokecolor="black [3213]" strokeweight="2.25pt">
                  <v:stroke endarrow="open"/>
                </v:shape>
                <v:shape id="直接箭头连接符 125" o:spid="_x0000_s1045" type="#_x0000_t32" style="position:absolute;left:50035;top:10527;width:648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+EssIAAADcAAAADwAAAGRycy9kb3ducmV2LnhtbERPTWvCQBC9F/wPywi9FN2oRDS6ihUq&#10;7UXQqOchOybB7GzY3Wr8991Cobd5vM9ZrjvTiDs5X1tWMBomIIgLq2suFZzyj8EMhA/IGhvLpOBJ&#10;Htar3ssSM20ffKD7MZQihrDPUEEVQptJ6YuKDPqhbYkjd7XOYIjQlVI7fMRw08hxkkylwZpjQ4Ut&#10;bSsqbsdvo+BrPst3yPX7ZXvezydveepolyr12u82CxCBuvAv/nN/6jh/nMLvM/ECuf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b+EssIAAADcAAAADwAAAAAAAAAAAAAA&#10;AAChAgAAZHJzL2Rvd25yZXYueG1sUEsFBgAAAAAEAAQA+QAAAJADAAAAAA==&#10;" strokecolor="black [3213]" strokeweight="2.25pt">
                  <v:stroke endarrow="open"/>
                </v:shape>
                <v:shape id="TextBox 6" o:spid="_x0000_s1046" type="#_x0000_t202" style="position:absolute;left:51480;top:6206;width:2883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TTdsAA&#10;AADcAAAADwAAAGRycy9kb3ducmV2LnhtbERPTWvCQBC9F/wPywi91Y1CpaSuIVQFD15q433ITrOh&#10;2dmQHU38926h0Ns83udsisl36kZDbAMbWC4yUMR1sC03Bqqvw8sbqCjIFrvAZOBOEYrt7GmDuQ0j&#10;f9LtLI1KIRxzNOBE+lzrWDvyGBehJ07cdxg8SoJDo+2AYwr3nV5l2Vp7bDk1OOzpw1H9c756AyK2&#10;XN6rvY/Hy3TajS6rX7Ey5nk+le+ghCb5F/+5jzbNX63h95l0gd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cTTdsAAAADcAAAADwAAAAAAAAAAAAAAAACYAgAAZHJzL2Rvd25y&#10;ZXYueG1sUEsFBgAAAAAEAAQA9QAAAIU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N</w:t>
                        </w:r>
                      </w:p>
                    </w:txbxContent>
                  </v:textbox>
                </v:shape>
                <v:shape id="TextBox 10" o:spid="_x0000_s1047" type="#_x0000_t202" style="position:absolute;left:28437;top:14127;width:2883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h27cAA&#10;AADcAAAADwAAAGRycy9kb3ducmV2LnhtbERPS2vCQBC+F/wPyxR6qxuFVkldRXyAh17UeB+y02xo&#10;djZkRxP/vSsUepuP7zmL1eAbdaMu1oENTMYZKOIy2JorA8V5/z4HFQXZYhOYDNwpwmo5ellgbkPP&#10;R7qdpFIphGOOBpxIm2sdS0ce4zi0xIn7CZ1HSbCrtO2wT+G+0dMs+9Qea04NDlvaOCp/T1dvQMSu&#10;J/di5+PhMnxve5eVH1gY8/Y6rL9ACQ3yL/5zH2yaP53B85l0gV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oh27cAAAADcAAAADwAAAAAAAAAAAAAAAACYAgAAZHJzL2Rvd25y&#10;ZXYueG1sUEsFBgAAAAAEAAQA9QAAAIU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Y</w:t>
                        </w:r>
                      </w:p>
                    </w:txbxContent>
                  </v:textbox>
                </v:shape>
                <v:shape id="TextBox 14" o:spid="_x0000_s1048" type="#_x0000_t202" style="position:absolute;left:57960;top:8367;width:17284;height:4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fin8MA&#10;AADcAAAADwAAAGRycy9kb3ducmV2LnhtbESPQWvDMAyF74P9B6NBb6vTQsdI65bSbdDDLuvSu4jV&#10;ODSWQ6w16b+fDoPdJN7Te582uyl25kZDbhM7WMwLMMR18i03Dqrvj+dXMFmQPXaJycGdMuy2jw8b&#10;LH0a+YtuJ2mMhnAu0UEQ6Utrcx0oYp6nnli1Sxoiiq5DY/2Ao4bHzi6L4sVGbFkbAvZ0CFRfTz/R&#10;gYjfL+7Ve8zH8/T5NoaiXmHl3Oxp2q/BCE3yb/67PnrFXyqtPqMT2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fin8MAAADcAAAADwAAAAAAAAAAAAAAAACYAgAAZHJzL2Rv&#10;d25yZXYueG1sUEsFBgAAAAAEAAQA9QAAAIg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W[relief</w:t>
                        </w: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]=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0</w:t>
                        </w:r>
                      </w:p>
                    </w:txbxContent>
                  </v:textbox>
                </v:shape>
                <v:shape id="TextBox 16" o:spid="_x0000_s1049" type="#_x0000_t202" style="position:absolute;left:2515;top:19168;width:69126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tHBMAA&#10;AADcAAAADwAAAGRycy9kb3ducmV2LnhtbERPS2vCQBC+F/wPyxR6qxuFFk1dRXyAh17UeB+y02xo&#10;djZkRxP/vSsUepuP7zmL1eAbdaMu1oENTMYZKOIy2JorA8V5/z4DFQXZYhOYDNwpwmo5ellgbkPP&#10;R7qdpFIphGOOBpxIm2sdS0ce4zi0xIn7CZ1HSbCrtO2wT+G+0dMs+9Qea04NDlvaOCp/T1dvQMSu&#10;J/di5+PhMnxve5eVH1gY8/Y6rL9ACQ3yL/5zH2yaP53D85l0gV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FtHBMAAAADcAAAADwAAAAAAAAAAAAAAAACYAgAAZHJzL2Rvd25y&#10;ZXYueG1sUEsFBgAAAAAEAAQA9QAAAIU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W[relief</w:t>
                        </w: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]=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W[normal_gas_inlet]-[normal_gas_outlet], kg/hr</w:t>
                        </w:r>
                      </w:p>
                    </w:txbxContent>
                  </v:textbox>
                </v:shape>
                <v:shape id="TextBox 17" o:spid="_x0000_s1050" type="#_x0000_t202" style="position:absolute;left:2515;top:24208;width:50406;height:128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h4RMMA&#10;AADcAAAADwAAAGRycy9kb3ducmV2LnhtbESPQU/DMAyF70j7D5EncWPpQKCpLJumAdIOXNi6u9WY&#10;plrjVI1Zu3+PD0jcbL3n9z6vt1PszJWG3CZ2sFwUYIjr5FtuHFSnj4cVmCzIHrvE5OBGGbab2d0a&#10;S59G/qLrURqjIZxLdBBE+tLaXAeKmBepJ1btOw0RRdehsX7AUcNjZx+L4sVGbFkbAva0D1Rfjj/R&#10;gYjfLW/Ve8yH8/T5NoaifsbKufv5tHsFIzTJv/nv+uAV/0nx9Rmdw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h4RMMAAADcAAAADwAAAAAAAAAAAAAAAACYAgAAZHJzL2Rv&#10;d25yZXYueG1sUEsFBgAAAAAEAAQA9QAAAIgDAAAAAA==&#10;" filled="f" stroked="f">
                  <v:textbox style="mso-fit-shape-to-text:t">
                    <w:txbxContent>
                      <w:p w:rsidR="00F24199" w:rsidRDefault="00F24199" w:rsidP="00C93118">
                        <w:pPr>
                          <w:pStyle w:val="a6"/>
                          <w:widowControl/>
                          <w:numPr>
                            <w:ilvl w:val="0"/>
                            <w:numId w:val="68"/>
                          </w:numPr>
                          <w:ind w:firstLineChars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gas_upstream: 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气体上游最大压力</w:t>
                        </w:r>
                      </w:p>
                      <w:p w:rsidR="00F24199" w:rsidRDefault="00F24199" w:rsidP="00C93118">
                        <w:pPr>
                          <w:pStyle w:val="a6"/>
                          <w:widowControl/>
                          <w:numPr>
                            <w:ilvl w:val="0"/>
                            <w:numId w:val="68"/>
                          </w:numPr>
                          <w:ind w:firstLineChars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Normal_gas_inlet: 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正常进入吸收塔的气体量</w:t>
                        </w:r>
                      </w:p>
                      <w:p w:rsidR="00F24199" w:rsidRDefault="00F24199" w:rsidP="00C93118">
                        <w:pPr>
                          <w:pStyle w:val="a6"/>
                          <w:widowControl/>
                          <w:numPr>
                            <w:ilvl w:val="0"/>
                            <w:numId w:val="68"/>
                          </w:numPr>
                          <w:ind w:firstLineChars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Normal_gas_outlet: 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正常塔顶的气相量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3567B" w:rsidRDefault="0003567B" w:rsidP="00E427ED">
      <w:pPr>
        <w:pStyle w:val="a6"/>
        <w:spacing w:after="156"/>
        <w:ind w:left="420" w:firstLineChars="0" w:firstLine="0"/>
      </w:pPr>
      <w:proofErr w:type="gramStart"/>
      <w:r>
        <w:rPr>
          <w:rFonts w:hint="eastAsia"/>
        </w:rPr>
        <w:t>MW[</w:t>
      </w:r>
      <w:proofErr w:type="gramEnd"/>
      <w:r>
        <w:rPr>
          <w:rFonts w:hint="eastAsia"/>
        </w:rPr>
        <w:t>relief]=MW[</w:t>
      </w:r>
      <w:r w:rsidR="00264696">
        <w:rPr>
          <w:rFonts w:hint="eastAsia"/>
        </w:rPr>
        <w:t xml:space="preserve">normal_ </w:t>
      </w:r>
      <w:r>
        <w:rPr>
          <w:rFonts w:hint="eastAsia"/>
        </w:rPr>
        <w:t>gas</w:t>
      </w:r>
      <w:r w:rsidR="00264696">
        <w:rPr>
          <w:rFonts w:hint="eastAsia"/>
        </w:rPr>
        <w:t>_inlet</w:t>
      </w:r>
      <w:r>
        <w:rPr>
          <w:rFonts w:hint="eastAsia"/>
        </w:rPr>
        <w:t xml:space="preserve">]; </w:t>
      </w:r>
    </w:p>
    <w:p w:rsidR="0003567B" w:rsidRDefault="0003567B" w:rsidP="00E427ED">
      <w:pPr>
        <w:pStyle w:val="a6"/>
        <w:spacing w:after="156"/>
        <w:ind w:left="420" w:firstLineChars="0" w:firstLine="0"/>
      </w:pPr>
      <w:r>
        <w:rPr>
          <w:rFonts w:hint="eastAsia"/>
        </w:rPr>
        <w:t>T[relief</w:t>
      </w:r>
      <w:proofErr w:type="gramStart"/>
      <w:r>
        <w:rPr>
          <w:rFonts w:hint="eastAsia"/>
        </w:rPr>
        <w:t>]=</w:t>
      </w:r>
      <w:proofErr w:type="gramEnd"/>
      <w:r>
        <w:rPr>
          <w:rFonts w:hint="eastAsia"/>
        </w:rPr>
        <w:t>T[</w:t>
      </w:r>
      <w:r w:rsidR="00264696">
        <w:rPr>
          <w:rFonts w:hint="eastAsia"/>
        </w:rPr>
        <w:t>normal</w:t>
      </w:r>
      <w:r>
        <w:rPr>
          <w:rFonts w:hint="eastAsia"/>
        </w:rPr>
        <w:t>_gas</w:t>
      </w:r>
      <w:r w:rsidR="00264696">
        <w:rPr>
          <w:rFonts w:hint="eastAsia"/>
        </w:rPr>
        <w:t>_inlet</w:t>
      </w:r>
      <w:r>
        <w:rPr>
          <w:rFonts w:hint="eastAsia"/>
        </w:rPr>
        <w:t>], C</w:t>
      </w:r>
    </w:p>
    <w:p w:rsidR="003A5A7C" w:rsidRDefault="003A5A7C" w:rsidP="00E427ED">
      <w:pPr>
        <w:pStyle w:val="a6"/>
        <w:numPr>
          <w:ilvl w:val="0"/>
          <w:numId w:val="31"/>
        </w:numPr>
        <w:spacing w:after="156"/>
        <w:ind w:firstLineChars="0"/>
      </w:pPr>
      <w:r>
        <w:rPr>
          <w:rFonts w:hint="eastAsia"/>
        </w:rPr>
        <w:t>界面设计</w:t>
      </w:r>
    </w:p>
    <w:p w:rsidR="003A5A7C" w:rsidRDefault="00EA5B56" w:rsidP="00E427ED">
      <w:pPr>
        <w:pStyle w:val="a6"/>
        <w:spacing w:after="15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070985" cy="954405"/>
            <wp:effectExtent l="1905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A82" w:rsidRDefault="00153A82" w:rsidP="00E427ED">
      <w:pPr>
        <w:pStyle w:val="a6"/>
        <w:numPr>
          <w:ilvl w:val="0"/>
          <w:numId w:val="31"/>
        </w:numPr>
        <w:spacing w:after="156"/>
        <w:ind w:firstLineChars="0"/>
      </w:pPr>
      <w:r>
        <w:rPr>
          <w:rFonts w:hint="eastAsia"/>
        </w:rPr>
        <w:t>后续功能增强</w:t>
      </w:r>
    </w:p>
    <w:p w:rsidR="00153A82" w:rsidRDefault="00153A82" w:rsidP="00E427ED">
      <w:pPr>
        <w:pStyle w:val="a6"/>
        <w:numPr>
          <w:ilvl w:val="1"/>
          <w:numId w:val="31"/>
        </w:numPr>
        <w:spacing w:after="156"/>
        <w:ind w:firstLineChars="0"/>
      </w:pPr>
      <w:r>
        <w:rPr>
          <w:rFonts w:hint="eastAsia"/>
        </w:rPr>
        <w:t>进料气流量，以后可以允许设置系数“</w:t>
      </w:r>
      <w:r>
        <w:rPr>
          <w:rFonts w:hint="eastAsia"/>
        </w:rPr>
        <w:t>Factor (0&lt;Factor&lt;1)</w:t>
      </w:r>
      <w:r>
        <w:rPr>
          <w:rFonts w:hint="eastAsia"/>
        </w:rPr>
        <w:t>”，即考虑由于下游压力升高而导致的进料气体量减少；</w:t>
      </w:r>
    </w:p>
    <w:p w:rsidR="00153A82" w:rsidRDefault="00153A82" w:rsidP="00E427ED">
      <w:pPr>
        <w:pStyle w:val="a6"/>
        <w:numPr>
          <w:ilvl w:val="1"/>
          <w:numId w:val="31"/>
        </w:numPr>
        <w:spacing w:after="156"/>
        <w:ind w:firstLineChars="0"/>
      </w:pPr>
      <w:r>
        <w:rPr>
          <w:rFonts w:hint="eastAsia"/>
        </w:rPr>
        <w:t>气相产物流量，以后可以允许设置系数“</w:t>
      </w:r>
      <w:r>
        <w:rPr>
          <w:rFonts w:hint="eastAsia"/>
        </w:rPr>
        <w:t>Factor ( Factor &gt;1)</w:t>
      </w:r>
      <w:r>
        <w:rPr>
          <w:rFonts w:hint="eastAsia"/>
        </w:rPr>
        <w:t>”，考虑下游最大处理能力。</w:t>
      </w:r>
    </w:p>
    <w:p w:rsidR="00153A82" w:rsidRDefault="00153A82" w:rsidP="00E427ED">
      <w:pPr>
        <w:pStyle w:val="a6"/>
        <w:spacing w:after="156"/>
        <w:ind w:left="420" w:firstLineChars="0" w:firstLine="0"/>
      </w:pPr>
    </w:p>
    <w:p w:rsidR="00802EF2" w:rsidRPr="00ED32F7" w:rsidRDefault="00802EF2" w:rsidP="00DC7A7A">
      <w:pPr>
        <w:pStyle w:val="3"/>
        <w:spacing w:before="156" w:after="156"/>
      </w:pPr>
      <w:bookmarkStart w:id="18" w:name="_Toc382316002"/>
      <w:r>
        <w:rPr>
          <w:rFonts w:hint="eastAsia"/>
        </w:rPr>
        <w:t>火灾</w:t>
      </w:r>
      <w:r>
        <w:rPr>
          <w:rFonts w:hint="eastAsia"/>
        </w:rPr>
        <w:t>-Fire</w:t>
      </w:r>
      <w:bookmarkEnd w:id="18"/>
    </w:p>
    <w:p w:rsidR="00CA2B3C" w:rsidRDefault="00CA2B3C" w:rsidP="00E427ED">
      <w:pPr>
        <w:pStyle w:val="a6"/>
        <w:numPr>
          <w:ilvl w:val="0"/>
          <w:numId w:val="32"/>
        </w:numPr>
        <w:spacing w:after="156"/>
        <w:ind w:firstLineChars="0"/>
        <w:jc w:val="left"/>
      </w:pPr>
      <w:r>
        <w:rPr>
          <w:rFonts w:hint="eastAsia"/>
        </w:rPr>
        <w:t>计算方法：</w:t>
      </w:r>
    </w:p>
    <w:p w:rsidR="00CE3D5B" w:rsidRDefault="00CA2B3C" w:rsidP="00E427ED">
      <w:pPr>
        <w:pStyle w:val="a6"/>
        <w:numPr>
          <w:ilvl w:val="1"/>
          <w:numId w:val="32"/>
        </w:numPr>
        <w:spacing w:after="156"/>
        <w:ind w:firstLineChars="0"/>
        <w:jc w:val="left"/>
      </w:pPr>
      <w:proofErr w:type="gramStart"/>
      <w:r>
        <w:rPr>
          <w:rFonts w:hint="eastAsia"/>
        </w:rPr>
        <w:t>湿面积</w:t>
      </w:r>
      <w:proofErr w:type="gramEnd"/>
      <w:r>
        <w:rPr>
          <w:rFonts w:hint="eastAsia"/>
        </w:rPr>
        <w:t>的计算参照附件</w:t>
      </w:r>
      <w:r>
        <w:rPr>
          <w:rFonts w:hint="eastAsia"/>
        </w:rPr>
        <w:t>3</w:t>
      </w:r>
      <w:proofErr w:type="gramStart"/>
      <w:r w:rsidR="00CD6756">
        <w:rPr>
          <w:rFonts w:hint="eastAsia"/>
        </w:rPr>
        <w:t>塔类的</w:t>
      </w:r>
      <w:proofErr w:type="gramEnd"/>
      <w:r w:rsidR="00CD6756">
        <w:rPr>
          <w:rFonts w:hint="eastAsia"/>
        </w:rPr>
        <w:t>计算方法</w:t>
      </w:r>
      <w:r w:rsidR="00E76A30">
        <w:rPr>
          <w:rFonts w:hint="eastAsia"/>
        </w:rPr>
        <w:t>，</w:t>
      </w:r>
      <w:r w:rsidR="00CD6756">
        <w:rPr>
          <w:rFonts w:hint="eastAsia"/>
        </w:rPr>
        <w:t>但</w:t>
      </w:r>
      <w:r w:rsidR="00E76A30">
        <w:rPr>
          <w:rFonts w:hint="eastAsia"/>
        </w:rPr>
        <w:t>蒸发</w:t>
      </w:r>
      <w:proofErr w:type="gramStart"/>
      <w:r w:rsidR="00E76A30">
        <w:rPr>
          <w:rFonts w:hint="eastAsia"/>
        </w:rPr>
        <w:t>焓</w:t>
      </w:r>
      <w:proofErr w:type="gramEnd"/>
      <w:r w:rsidR="00E76A30">
        <w:rPr>
          <w:rFonts w:hint="eastAsia"/>
        </w:rPr>
        <w:t>的方法如下：</w:t>
      </w:r>
    </w:p>
    <w:p w:rsidR="00CA2B3C" w:rsidRDefault="00CA2B3C" w:rsidP="00E427ED">
      <w:pPr>
        <w:pStyle w:val="a6"/>
        <w:numPr>
          <w:ilvl w:val="1"/>
          <w:numId w:val="32"/>
        </w:numPr>
        <w:spacing w:after="156"/>
        <w:ind w:firstLineChars="0"/>
        <w:jc w:val="left"/>
      </w:pPr>
      <w:r>
        <w:rPr>
          <w:rFonts w:hint="eastAsia"/>
        </w:rPr>
        <w:t>蒸发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的计算</w:t>
      </w:r>
    </w:p>
    <w:p w:rsidR="00CA2B3C" w:rsidRDefault="00CA2B3C" w:rsidP="00E427ED">
      <w:pPr>
        <w:pStyle w:val="a6"/>
        <w:numPr>
          <w:ilvl w:val="2"/>
          <w:numId w:val="32"/>
        </w:numPr>
        <w:spacing w:after="156"/>
        <w:ind w:firstLineChars="0"/>
        <w:jc w:val="left"/>
      </w:pPr>
      <w:r>
        <w:rPr>
          <w:rFonts w:hint="eastAsia"/>
        </w:rPr>
        <w:t>通常吸收剂是高沸点物质，考虑到火灾工况时整个吸收塔被隔离，类似于一个罐，因此采用罐类的方法计算，而塔</w:t>
      </w:r>
      <w:proofErr w:type="gramStart"/>
      <w:r>
        <w:rPr>
          <w:rFonts w:hint="eastAsia"/>
        </w:rPr>
        <w:t>釜</w:t>
      </w:r>
      <w:proofErr w:type="gramEnd"/>
      <w:r>
        <w:rPr>
          <w:rFonts w:hint="eastAsia"/>
        </w:rPr>
        <w:t>物料中带被吸收轻组分浓度最高，因此取塔</w:t>
      </w:r>
      <w:proofErr w:type="gramStart"/>
      <w:r>
        <w:rPr>
          <w:rFonts w:hint="eastAsia"/>
        </w:rPr>
        <w:t>釜</w:t>
      </w:r>
      <w:proofErr w:type="gramEnd"/>
      <w:r>
        <w:rPr>
          <w:rFonts w:hint="eastAsia"/>
        </w:rPr>
        <w:t>物料作为计算对象。</w:t>
      </w:r>
    </w:p>
    <w:p w:rsidR="00CA2B3C" w:rsidRDefault="00CA2B3C" w:rsidP="00E427ED">
      <w:pPr>
        <w:pStyle w:val="a6"/>
        <w:numPr>
          <w:ilvl w:val="2"/>
          <w:numId w:val="32"/>
        </w:numPr>
        <w:spacing w:after="156"/>
        <w:ind w:firstLineChars="0"/>
        <w:jc w:val="left"/>
      </w:pPr>
      <w:r>
        <w:rPr>
          <w:rFonts w:hint="eastAsia"/>
        </w:rPr>
        <w:lastRenderedPageBreak/>
        <w:t>取正常工况下的塔</w:t>
      </w:r>
      <w:proofErr w:type="gramStart"/>
      <w:r>
        <w:rPr>
          <w:rFonts w:hint="eastAsia"/>
        </w:rPr>
        <w:t>釜</w:t>
      </w:r>
      <w:proofErr w:type="gramEnd"/>
      <w:r>
        <w:rPr>
          <w:rFonts w:hint="eastAsia"/>
        </w:rPr>
        <w:t>出料</w:t>
      </w:r>
      <w:r>
        <w:rPr>
          <w:rFonts w:hint="eastAsia"/>
        </w:rPr>
        <w:t>Stream</w:t>
      </w:r>
      <w:r>
        <w:rPr>
          <w:rFonts w:hint="eastAsia"/>
        </w:rPr>
        <w:t>进</w:t>
      </w:r>
      <w:r>
        <w:rPr>
          <w:rFonts w:hint="eastAsia"/>
        </w:rPr>
        <w:t>Flash</w:t>
      </w:r>
      <w:r>
        <w:rPr>
          <w:rFonts w:hint="eastAsia"/>
        </w:rPr>
        <w:t>模块（</w:t>
      </w:r>
      <w:r>
        <w:rPr>
          <w:rFonts w:hint="eastAsia"/>
        </w:rPr>
        <w:t>P[relief_fire]</w:t>
      </w:r>
      <w:r>
        <w:rPr>
          <w:rFonts w:hint="eastAsia"/>
        </w:rPr>
        <w:t>，</w:t>
      </w:r>
      <w:r>
        <w:rPr>
          <w:rFonts w:hint="eastAsia"/>
        </w:rPr>
        <w:t>Vapor_mol_fraction=0.05</w:t>
      </w:r>
      <w:r>
        <w:rPr>
          <w:rFonts w:hint="eastAsia"/>
        </w:rPr>
        <w:t>），</w:t>
      </w:r>
      <w:r w:rsidR="00584AAC">
        <w:rPr>
          <w:rFonts w:hint="eastAsia"/>
        </w:rPr>
        <w:t>则</w:t>
      </w:r>
    </w:p>
    <w:p w:rsidR="00854B91" w:rsidRDefault="00854B91" w:rsidP="00E427ED">
      <w:pPr>
        <w:pStyle w:val="a6"/>
        <w:numPr>
          <w:ilvl w:val="2"/>
          <w:numId w:val="32"/>
        </w:numPr>
        <w:spacing w:after="156"/>
        <w:ind w:firstLineChars="0"/>
      </w:pPr>
      <w:r>
        <w:rPr>
          <w:rFonts w:hint="eastAsia"/>
        </w:rPr>
        <w:t xml:space="preserve">L[vap_fire]=h[vapor_flash_fire] </w:t>
      </w:r>
      <w:r>
        <w:t>–</w:t>
      </w:r>
      <w:r>
        <w:rPr>
          <w:rFonts w:hint="eastAsia"/>
        </w:rPr>
        <w:t xml:space="preserve"> h[liquid_flash_fire], kcal/kg</w:t>
      </w:r>
    </w:p>
    <w:p w:rsidR="00854B91" w:rsidRDefault="00854B91" w:rsidP="00E427ED">
      <w:pPr>
        <w:pStyle w:val="a6"/>
        <w:numPr>
          <w:ilvl w:val="2"/>
          <w:numId w:val="32"/>
        </w:numPr>
        <w:spacing w:after="156"/>
        <w:ind w:firstLineChars="0"/>
      </w:pPr>
      <w:r>
        <w:rPr>
          <w:rFonts w:hint="eastAsia"/>
        </w:rPr>
        <w:t>h[vapor_flash_fire]</w:t>
      </w:r>
      <w:r>
        <w:rPr>
          <w:rFonts w:hint="eastAsia"/>
        </w:rPr>
        <w:t>：上述</w:t>
      </w:r>
      <w:r>
        <w:rPr>
          <w:rFonts w:hint="eastAsia"/>
        </w:rPr>
        <w:t>Flash</w:t>
      </w:r>
      <w:r>
        <w:rPr>
          <w:rFonts w:hint="eastAsia"/>
        </w:rPr>
        <w:t>气相比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, kcal/kg</w:t>
      </w:r>
    </w:p>
    <w:p w:rsidR="00854B91" w:rsidRDefault="00854B91" w:rsidP="00E427ED">
      <w:pPr>
        <w:pStyle w:val="a6"/>
        <w:numPr>
          <w:ilvl w:val="2"/>
          <w:numId w:val="32"/>
        </w:numPr>
        <w:spacing w:after="156"/>
        <w:ind w:firstLineChars="0"/>
      </w:pPr>
      <w:r>
        <w:rPr>
          <w:rFonts w:hint="eastAsia"/>
        </w:rPr>
        <w:t>h[liquid_flash_fire]</w:t>
      </w:r>
      <w:r>
        <w:rPr>
          <w:rFonts w:hint="eastAsia"/>
        </w:rPr>
        <w:t>：上述</w:t>
      </w:r>
      <w:r>
        <w:rPr>
          <w:rFonts w:hint="eastAsia"/>
        </w:rPr>
        <w:t>Flash</w:t>
      </w:r>
      <w:r>
        <w:rPr>
          <w:rFonts w:hint="eastAsia"/>
        </w:rPr>
        <w:t>液相比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,kcal/kg</w:t>
      </w:r>
    </w:p>
    <w:p w:rsidR="004D3769" w:rsidRDefault="004D3769" w:rsidP="00E427ED">
      <w:pPr>
        <w:pStyle w:val="a6"/>
        <w:numPr>
          <w:ilvl w:val="2"/>
          <w:numId w:val="32"/>
        </w:numPr>
        <w:spacing w:after="156"/>
        <w:ind w:firstLineChars="0"/>
      </w:pPr>
      <w:r>
        <w:rPr>
          <w:rFonts w:hint="eastAsia"/>
        </w:rPr>
        <w:t>MW[relief_fire]=MW[flash_vapor]</w:t>
      </w:r>
    </w:p>
    <w:p w:rsidR="00E96D42" w:rsidRDefault="004D3769" w:rsidP="00E427ED">
      <w:pPr>
        <w:pStyle w:val="a6"/>
        <w:numPr>
          <w:ilvl w:val="2"/>
          <w:numId w:val="32"/>
        </w:numPr>
        <w:spacing w:after="156"/>
        <w:ind w:firstLineChars="0"/>
      </w:pPr>
      <w:r>
        <w:rPr>
          <w:rFonts w:hint="eastAsia"/>
        </w:rPr>
        <w:t>T[relief_fire]=T[flash</w:t>
      </w:r>
      <w:r w:rsidR="00805FE6">
        <w:rPr>
          <w:rFonts w:hint="eastAsia"/>
        </w:rPr>
        <w:t>_vapor</w:t>
      </w:r>
      <w:r>
        <w:rPr>
          <w:rFonts w:hint="eastAsia"/>
        </w:rPr>
        <w:t>]</w:t>
      </w:r>
    </w:p>
    <w:p w:rsidR="00407263" w:rsidRDefault="00407263" w:rsidP="00E427ED">
      <w:pPr>
        <w:spacing w:after="156"/>
      </w:pPr>
    </w:p>
    <w:p w:rsidR="00A22BD7" w:rsidRPr="00ED32F7" w:rsidRDefault="00A22BD7" w:rsidP="00DC7A7A">
      <w:pPr>
        <w:pStyle w:val="3"/>
        <w:spacing w:before="156" w:after="156"/>
      </w:pPr>
      <w:bookmarkStart w:id="19" w:name="_Toc382316003"/>
      <w:r>
        <w:rPr>
          <w:rFonts w:hint="eastAsia"/>
        </w:rPr>
        <w:t>其它工况</w:t>
      </w:r>
      <w:r>
        <w:rPr>
          <w:rFonts w:hint="eastAsia"/>
        </w:rPr>
        <w:t>-Other Scenario</w:t>
      </w:r>
      <w:bookmarkEnd w:id="19"/>
    </w:p>
    <w:p w:rsidR="00A22BD7" w:rsidRDefault="00A22BD7" w:rsidP="00E427ED">
      <w:pPr>
        <w:spacing w:after="156"/>
      </w:pPr>
      <w:r>
        <w:rPr>
          <w:rFonts w:hint="eastAsia"/>
        </w:rPr>
        <w:t>用户自定义</w:t>
      </w:r>
      <w:r>
        <w:rPr>
          <w:rFonts w:hint="eastAsia"/>
        </w:rPr>
        <w:t>Scenario Name, W[relief], MW[relief], T[relief]</w:t>
      </w:r>
      <w:r>
        <w:rPr>
          <w:rFonts w:hint="eastAsia"/>
        </w:rPr>
        <w:t>。</w:t>
      </w:r>
    </w:p>
    <w:p w:rsidR="006B33B7" w:rsidRDefault="006B33B7" w:rsidP="00E427ED">
      <w:pPr>
        <w:spacing w:after="156"/>
      </w:pPr>
    </w:p>
    <w:p w:rsidR="00407263" w:rsidRDefault="00630E41" w:rsidP="00DC7A7A">
      <w:pPr>
        <w:pStyle w:val="20"/>
        <w:spacing w:before="156" w:after="156"/>
      </w:pPr>
      <w:bookmarkStart w:id="20" w:name="_Toc382316004"/>
      <w:r>
        <w:rPr>
          <w:rFonts w:hint="eastAsia"/>
        </w:rPr>
        <w:t>吸收剂</w:t>
      </w:r>
      <w:r w:rsidR="00407263">
        <w:rPr>
          <w:rFonts w:hint="eastAsia"/>
        </w:rPr>
        <w:t>再生塔</w:t>
      </w:r>
      <w:r w:rsidR="00407263" w:rsidRPr="00ED32F7">
        <w:rPr>
          <w:rFonts w:hint="eastAsia"/>
        </w:rPr>
        <w:t>-</w:t>
      </w:r>
      <w:r>
        <w:rPr>
          <w:rFonts w:hint="eastAsia"/>
        </w:rPr>
        <w:t xml:space="preserve">Absorbent </w:t>
      </w:r>
      <w:r w:rsidR="003C7428">
        <w:rPr>
          <w:rFonts w:hint="eastAsia"/>
        </w:rPr>
        <w:t>Regenerator</w:t>
      </w:r>
      <w:bookmarkEnd w:id="20"/>
    </w:p>
    <w:p w:rsidR="00E67334" w:rsidRDefault="00E67334" w:rsidP="00EA7941">
      <w:pPr>
        <w:spacing w:afterLines="50" w:after="156"/>
        <w:contextualSpacing/>
      </w:pPr>
      <w:r w:rsidRPr="005917CC">
        <w:t>一般为溶剂或吸收剂的再生塔，如胺脱硫的再生塔、脱水再生塔等。</w:t>
      </w:r>
      <w:r w:rsidR="003C1044">
        <w:t>由于吸收剂往往沸点高，不适用于常规的非平衡热的方法计算</w:t>
      </w:r>
      <w:r w:rsidR="003C1044">
        <w:rPr>
          <w:rFonts w:hint="eastAsia"/>
        </w:rPr>
        <w:t>，其基本计算方法是：</w:t>
      </w:r>
    </w:p>
    <w:p w:rsidR="003C1044" w:rsidRDefault="003C1044" w:rsidP="00EA7941">
      <w:pPr>
        <w:pStyle w:val="a6"/>
        <w:numPr>
          <w:ilvl w:val="0"/>
          <w:numId w:val="33"/>
        </w:numPr>
        <w:spacing w:afterLines="50" w:after="156"/>
        <w:ind w:firstLineChars="0"/>
        <w:contextualSpacing/>
      </w:pPr>
      <w:proofErr w:type="gramStart"/>
      <w:r>
        <w:rPr>
          <w:rFonts w:hint="eastAsia"/>
        </w:rPr>
        <w:t>将富吸收剂</w:t>
      </w:r>
      <w:proofErr w:type="gramEnd"/>
      <w:r>
        <w:rPr>
          <w:rFonts w:hint="eastAsia"/>
        </w:rPr>
        <w:t>进料和蒸汽（如果有气提蒸汽的话）混合进</w:t>
      </w:r>
      <w:r>
        <w:rPr>
          <w:rFonts w:hint="eastAsia"/>
        </w:rPr>
        <w:t>Flash</w:t>
      </w:r>
      <w:r>
        <w:rPr>
          <w:rFonts w:hint="eastAsia"/>
        </w:rPr>
        <w:t>（</w:t>
      </w:r>
      <w:r>
        <w:rPr>
          <w:rFonts w:hint="eastAsia"/>
        </w:rPr>
        <w:t xml:space="preserve">P[Flash]=P[relief], </w:t>
      </w:r>
      <w:r w:rsidR="0042004C">
        <w:rPr>
          <w:rFonts w:hint="eastAsia"/>
        </w:rPr>
        <w:t>Duty = Q[</w:t>
      </w:r>
      <w:r w:rsidR="0042004C">
        <w:t>Reboiler</w:t>
      </w:r>
      <w:r w:rsidR="0042004C">
        <w:rPr>
          <w:rFonts w:hint="eastAsia"/>
        </w:rPr>
        <w:t>_relief]</w:t>
      </w:r>
      <w:r w:rsidR="0042004C">
        <w:rPr>
          <w:rFonts w:hint="eastAsia"/>
        </w:rPr>
        <w:t>），</w:t>
      </w:r>
      <w:r w:rsidR="0042004C">
        <w:rPr>
          <w:rFonts w:hint="eastAsia"/>
        </w:rPr>
        <w:t>Flash</w:t>
      </w:r>
      <w:r w:rsidR="0042004C">
        <w:rPr>
          <w:rFonts w:hint="eastAsia"/>
        </w:rPr>
        <w:t>气相量</w:t>
      </w:r>
      <w:r w:rsidR="0042004C">
        <w:rPr>
          <w:rFonts w:hint="eastAsia"/>
        </w:rPr>
        <w:t>W[Flash_vapor]</w:t>
      </w:r>
      <w:r w:rsidR="0042004C">
        <w:rPr>
          <w:rFonts w:hint="eastAsia"/>
        </w:rPr>
        <w:t>作为泄放基础。</w:t>
      </w:r>
    </w:p>
    <w:p w:rsidR="009810B7" w:rsidRDefault="009810B7" w:rsidP="00E427ED">
      <w:pPr>
        <w:pStyle w:val="a6"/>
        <w:numPr>
          <w:ilvl w:val="1"/>
          <w:numId w:val="33"/>
        </w:numPr>
        <w:spacing w:after="156"/>
        <w:ind w:firstLineChars="0"/>
      </w:pPr>
      <w:r>
        <w:rPr>
          <w:rFonts w:hint="eastAsia"/>
        </w:rPr>
        <w:t>W[relief]=W[Flash_vapor], kg/hr</w:t>
      </w:r>
    </w:p>
    <w:p w:rsidR="009810B7" w:rsidRDefault="009810B7" w:rsidP="00E427ED">
      <w:pPr>
        <w:pStyle w:val="a6"/>
        <w:numPr>
          <w:ilvl w:val="1"/>
          <w:numId w:val="33"/>
        </w:numPr>
        <w:spacing w:after="156"/>
        <w:ind w:firstLineChars="0"/>
      </w:pPr>
      <w:r>
        <w:rPr>
          <w:rFonts w:hint="eastAsia"/>
        </w:rPr>
        <w:t>MW[relief]=MW[flash_vapor]</w:t>
      </w:r>
    </w:p>
    <w:p w:rsidR="009810B7" w:rsidRDefault="009810B7" w:rsidP="00E427ED">
      <w:pPr>
        <w:pStyle w:val="a6"/>
        <w:numPr>
          <w:ilvl w:val="1"/>
          <w:numId w:val="33"/>
        </w:numPr>
        <w:spacing w:after="156"/>
        <w:ind w:firstLineChars="0"/>
      </w:pPr>
      <w:r>
        <w:rPr>
          <w:rFonts w:hint="eastAsia"/>
        </w:rPr>
        <w:t>T[relief]=T[Flash_vapor], C</w:t>
      </w:r>
    </w:p>
    <w:p w:rsidR="00576CCF" w:rsidRDefault="00576CCF" w:rsidP="00EA7941">
      <w:pPr>
        <w:pStyle w:val="a6"/>
        <w:numPr>
          <w:ilvl w:val="0"/>
          <w:numId w:val="33"/>
        </w:numPr>
        <w:spacing w:afterLines="50" w:after="156"/>
        <w:ind w:firstLineChars="0"/>
        <w:contextualSpacing/>
      </w:pPr>
      <w:r>
        <w:rPr>
          <w:rFonts w:hint="eastAsia"/>
        </w:rPr>
        <w:t>除火灾和入口阀全开工况外，其余工况都采用统一的界面</w:t>
      </w:r>
    </w:p>
    <w:p w:rsidR="009810B7" w:rsidRDefault="009810B7" w:rsidP="00EA7941">
      <w:pPr>
        <w:pStyle w:val="a6"/>
        <w:numPr>
          <w:ilvl w:val="1"/>
          <w:numId w:val="33"/>
        </w:numPr>
        <w:spacing w:afterLines="50" w:after="156"/>
        <w:ind w:firstLineChars="0"/>
        <w:contextualSpacing/>
      </w:pPr>
      <w:r>
        <w:rPr>
          <w:rFonts w:hint="eastAsia"/>
        </w:rPr>
        <w:t>由用户对</w:t>
      </w:r>
      <w:r>
        <w:rPr>
          <w:rFonts w:hint="eastAsia"/>
        </w:rPr>
        <w:t>Condenser Lost?</w:t>
      </w:r>
      <w:r>
        <w:rPr>
          <w:rFonts w:hint="eastAsia"/>
        </w:rPr>
        <w:t>做出判断，如果</w:t>
      </w:r>
      <w:r>
        <w:rPr>
          <w:rFonts w:hint="eastAsia"/>
        </w:rPr>
        <w:t>Yes</w:t>
      </w:r>
      <w:r>
        <w:rPr>
          <w:rFonts w:hint="eastAsia"/>
        </w:rPr>
        <w:t>，则按上面方法计算泄放量，如果是</w:t>
      </w:r>
      <w:r>
        <w:rPr>
          <w:rFonts w:hint="eastAsia"/>
        </w:rPr>
        <w:t>No</w:t>
      </w:r>
      <w:r>
        <w:rPr>
          <w:rFonts w:hint="eastAsia"/>
        </w:rPr>
        <w:t>，则</w:t>
      </w:r>
      <w:r>
        <w:rPr>
          <w:rFonts w:hint="eastAsia"/>
        </w:rPr>
        <w:t>W[relief]=0</w:t>
      </w:r>
      <w:r>
        <w:rPr>
          <w:rFonts w:hint="eastAsia"/>
        </w:rPr>
        <w:t>。</w:t>
      </w:r>
    </w:p>
    <w:p w:rsidR="00576CCF" w:rsidRPr="003C1044" w:rsidRDefault="009810B7" w:rsidP="00EA7941">
      <w:pPr>
        <w:spacing w:afterLines="50" w:after="156"/>
        <w:contextualSpacing/>
      </w:pPr>
      <w:r>
        <w:rPr>
          <w:noProof/>
        </w:rPr>
        <w:drawing>
          <wp:inline distT="0" distB="0" distL="0" distR="0">
            <wp:extent cx="3474720" cy="29400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85F" w:rsidRDefault="004F185F" w:rsidP="00DC7A7A">
      <w:pPr>
        <w:pStyle w:val="3"/>
        <w:spacing w:before="156" w:after="156"/>
      </w:pPr>
      <w:bookmarkStart w:id="21" w:name="_Toc382316005"/>
      <w:r>
        <w:rPr>
          <w:rFonts w:hint="eastAsia"/>
        </w:rPr>
        <w:t>出口堵塞</w:t>
      </w:r>
      <w:r w:rsidRPr="00ED32F7">
        <w:rPr>
          <w:rFonts w:hint="eastAsia"/>
        </w:rPr>
        <w:t>-</w:t>
      </w:r>
      <w:r>
        <w:rPr>
          <w:rFonts w:hint="eastAsia"/>
        </w:rPr>
        <w:t>Blocked outlet</w:t>
      </w:r>
      <w:bookmarkEnd w:id="21"/>
    </w:p>
    <w:p w:rsidR="0087472D" w:rsidRDefault="0087472D" w:rsidP="00E427ED">
      <w:pPr>
        <w:pStyle w:val="a6"/>
        <w:numPr>
          <w:ilvl w:val="0"/>
          <w:numId w:val="33"/>
        </w:numPr>
        <w:spacing w:after="156"/>
        <w:ind w:firstLineChars="0"/>
      </w:pPr>
      <w:r>
        <w:rPr>
          <w:rFonts w:hint="eastAsia"/>
        </w:rPr>
        <w:t>基本假设：</w:t>
      </w:r>
    </w:p>
    <w:p w:rsidR="004F185F" w:rsidRDefault="0087472D" w:rsidP="00E427ED">
      <w:pPr>
        <w:pStyle w:val="a6"/>
        <w:numPr>
          <w:ilvl w:val="1"/>
          <w:numId w:val="33"/>
        </w:numPr>
        <w:spacing w:after="156"/>
        <w:ind w:firstLineChars="0"/>
      </w:pPr>
      <w:r>
        <w:rPr>
          <w:rFonts w:hint="eastAsia"/>
        </w:rPr>
        <w:t>塔顶气相出口被堵塞和聚集</w:t>
      </w:r>
    </w:p>
    <w:p w:rsidR="0087472D" w:rsidRDefault="0087472D" w:rsidP="00E427ED">
      <w:pPr>
        <w:pStyle w:val="a6"/>
        <w:numPr>
          <w:ilvl w:val="1"/>
          <w:numId w:val="33"/>
        </w:numPr>
        <w:spacing w:after="156"/>
        <w:ind w:firstLineChars="0"/>
      </w:pPr>
      <w:r>
        <w:rPr>
          <w:rFonts w:hint="eastAsia"/>
        </w:rPr>
        <w:t>冷凝器停</w:t>
      </w:r>
    </w:p>
    <w:p w:rsidR="0087472D" w:rsidRDefault="0087472D" w:rsidP="00E427ED">
      <w:pPr>
        <w:pStyle w:val="a6"/>
        <w:numPr>
          <w:ilvl w:val="0"/>
          <w:numId w:val="33"/>
        </w:numPr>
        <w:spacing w:after="156"/>
        <w:ind w:firstLineChars="0"/>
      </w:pPr>
      <w:r>
        <w:rPr>
          <w:rFonts w:hint="eastAsia"/>
        </w:rPr>
        <w:t>计算方法：</w:t>
      </w:r>
      <w:r w:rsidR="009810B7">
        <w:rPr>
          <w:rFonts w:hint="eastAsia"/>
        </w:rPr>
        <w:t>如上。</w:t>
      </w:r>
    </w:p>
    <w:p w:rsidR="004F185F" w:rsidRDefault="004F185F" w:rsidP="00DC7A7A">
      <w:pPr>
        <w:pStyle w:val="3"/>
        <w:spacing w:before="156" w:after="156"/>
      </w:pPr>
      <w:bookmarkStart w:id="22" w:name="_Toc382316006"/>
      <w:r>
        <w:rPr>
          <w:rFonts w:hint="eastAsia"/>
        </w:rPr>
        <w:t>回流中断</w:t>
      </w:r>
      <w:r>
        <w:rPr>
          <w:rFonts w:hint="eastAsia"/>
        </w:rPr>
        <w:t>-Reflux failure</w:t>
      </w:r>
      <w:bookmarkEnd w:id="22"/>
    </w:p>
    <w:p w:rsidR="004F185F" w:rsidRDefault="00FF41B7" w:rsidP="00E427ED">
      <w:pPr>
        <w:pStyle w:val="a6"/>
        <w:numPr>
          <w:ilvl w:val="0"/>
          <w:numId w:val="34"/>
        </w:numPr>
        <w:spacing w:after="156"/>
        <w:ind w:firstLineChars="0"/>
      </w:pPr>
      <w:r>
        <w:rPr>
          <w:rFonts w:hint="eastAsia"/>
        </w:rPr>
        <w:t>基本假设：</w:t>
      </w:r>
    </w:p>
    <w:p w:rsidR="00FF41B7" w:rsidRDefault="00FF41B7" w:rsidP="00E427ED">
      <w:pPr>
        <w:pStyle w:val="a6"/>
        <w:numPr>
          <w:ilvl w:val="1"/>
          <w:numId w:val="34"/>
        </w:numPr>
        <w:spacing w:after="156"/>
        <w:ind w:firstLineChars="0"/>
      </w:pPr>
      <w:r>
        <w:rPr>
          <w:rFonts w:hint="eastAsia"/>
        </w:rPr>
        <w:t>回流中断</w:t>
      </w:r>
    </w:p>
    <w:p w:rsidR="00FF41B7" w:rsidRDefault="00FF41B7" w:rsidP="00E427ED">
      <w:pPr>
        <w:pStyle w:val="a6"/>
        <w:numPr>
          <w:ilvl w:val="1"/>
          <w:numId w:val="34"/>
        </w:numPr>
        <w:spacing w:after="156"/>
        <w:ind w:firstLineChars="0"/>
      </w:pPr>
      <w:r>
        <w:rPr>
          <w:rFonts w:hint="eastAsia"/>
        </w:rPr>
        <w:t>冷凝器停</w:t>
      </w:r>
    </w:p>
    <w:p w:rsidR="00FF41B7" w:rsidRDefault="00FF41B7" w:rsidP="00E427ED">
      <w:pPr>
        <w:pStyle w:val="a6"/>
        <w:numPr>
          <w:ilvl w:val="0"/>
          <w:numId w:val="34"/>
        </w:numPr>
        <w:spacing w:after="156"/>
        <w:ind w:firstLineChars="0"/>
      </w:pPr>
      <w:r>
        <w:rPr>
          <w:rFonts w:hint="eastAsia"/>
        </w:rPr>
        <w:lastRenderedPageBreak/>
        <w:t>计算方法：</w:t>
      </w:r>
      <w:r w:rsidR="009810B7">
        <w:rPr>
          <w:rFonts w:hint="eastAsia"/>
        </w:rPr>
        <w:t>如上</w:t>
      </w:r>
      <w:r>
        <w:rPr>
          <w:rFonts w:hint="eastAsia"/>
        </w:rPr>
        <w:t>。</w:t>
      </w:r>
    </w:p>
    <w:p w:rsidR="004F185F" w:rsidRDefault="004F185F" w:rsidP="00DC7A7A">
      <w:pPr>
        <w:pStyle w:val="3"/>
        <w:spacing w:before="156" w:after="156"/>
      </w:pPr>
      <w:bookmarkStart w:id="23" w:name="_Toc382316007"/>
      <w:r>
        <w:rPr>
          <w:rFonts w:hint="eastAsia"/>
        </w:rPr>
        <w:t>停电</w:t>
      </w:r>
      <w:r>
        <w:rPr>
          <w:rFonts w:hint="eastAsia"/>
        </w:rPr>
        <w:t>-Electrical power failure</w:t>
      </w:r>
      <w:bookmarkEnd w:id="23"/>
    </w:p>
    <w:p w:rsidR="009810B7" w:rsidRDefault="009810B7" w:rsidP="00E427ED">
      <w:pPr>
        <w:pStyle w:val="a6"/>
        <w:numPr>
          <w:ilvl w:val="0"/>
          <w:numId w:val="34"/>
        </w:numPr>
        <w:spacing w:after="156"/>
        <w:ind w:firstLineChars="0"/>
      </w:pPr>
      <w:r>
        <w:rPr>
          <w:rFonts w:hint="eastAsia"/>
        </w:rPr>
        <w:t>基本假设：</w:t>
      </w:r>
    </w:p>
    <w:p w:rsidR="009810B7" w:rsidRDefault="009810B7" w:rsidP="00E427ED">
      <w:pPr>
        <w:pStyle w:val="a6"/>
        <w:numPr>
          <w:ilvl w:val="1"/>
          <w:numId w:val="34"/>
        </w:numPr>
        <w:spacing w:after="156"/>
        <w:ind w:firstLineChars="0"/>
      </w:pPr>
      <w:r>
        <w:rPr>
          <w:rFonts w:hint="eastAsia"/>
        </w:rPr>
        <w:t>电动设备停（可能是空</w:t>
      </w:r>
      <w:proofErr w:type="gramStart"/>
      <w:r>
        <w:rPr>
          <w:rFonts w:hint="eastAsia"/>
        </w:rPr>
        <w:t>冷器停</w:t>
      </w:r>
      <w:proofErr w:type="gramEnd"/>
      <w:r>
        <w:rPr>
          <w:rFonts w:hint="eastAsia"/>
        </w:rPr>
        <w:t>、水冷器停）。</w:t>
      </w:r>
    </w:p>
    <w:p w:rsidR="009810B7" w:rsidRDefault="009810B7" w:rsidP="00E427ED">
      <w:pPr>
        <w:pStyle w:val="a6"/>
        <w:numPr>
          <w:ilvl w:val="0"/>
          <w:numId w:val="34"/>
        </w:numPr>
        <w:spacing w:after="156"/>
        <w:ind w:firstLineChars="0"/>
      </w:pPr>
      <w:r>
        <w:rPr>
          <w:rFonts w:hint="eastAsia"/>
        </w:rPr>
        <w:t>计算方法：如上。</w:t>
      </w:r>
    </w:p>
    <w:p w:rsidR="004F185F" w:rsidRDefault="004F185F" w:rsidP="00DC7A7A">
      <w:pPr>
        <w:pStyle w:val="3"/>
        <w:spacing w:before="156" w:after="156"/>
      </w:pPr>
      <w:bookmarkStart w:id="24" w:name="_Toc382316008"/>
      <w:r>
        <w:rPr>
          <w:rFonts w:hint="eastAsia"/>
        </w:rPr>
        <w:t>循环水中断</w:t>
      </w:r>
      <w:r>
        <w:rPr>
          <w:rFonts w:hint="eastAsia"/>
        </w:rPr>
        <w:t>-Cooling water failure</w:t>
      </w:r>
      <w:bookmarkEnd w:id="24"/>
    </w:p>
    <w:p w:rsidR="00290E91" w:rsidRDefault="00290E91" w:rsidP="00E427ED">
      <w:pPr>
        <w:pStyle w:val="a6"/>
        <w:numPr>
          <w:ilvl w:val="0"/>
          <w:numId w:val="34"/>
        </w:numPr>
        <w:spacing w:after="156"/>
        <w:ind w:firstLineChars="0"/>
      </w:pPr>
      <w:r>
        <w:rPr>
          <w:rFonts w:hint="eastAsia"/>
        </w:rPr>
        <w:t>基本假设：</w:t>
      </w:r>
    </w:p>
    <w:p w:rsidR="00290E91" w:rsidRDefault="00290E91" w:rsidP="00E427ED">
      <w:pPr>
        <w:pStyle w:val="a6"/>
        <w:numPr>
          <w:ilvl w:val="1"/>
          <w:numId w:val="34"/>
        </w:numPr>
        <w:spacing w:after="156"/>
        <w:ind w:firstLineChars="0"/>
      </w:pPr>
      <w:r>
        <w:rPr>
          <w:rFonts w:hint="eastAsia"/>
        </w:rPr>
        <w:t>水冷器停</w:t>
      </w:r>
    </w:p>
    <w:p w:rsidR="00290E91" w:rsidRDefault="00290E91" w:rsidP="00E427ED">
      <w:pPr>
        <w:pStyle w:val="a6"/>
        <w:numPr>
          <w:ilvl w:val="0"/>
          <w:numId w:val="34"/>
        </w:numPr>
        <w:spacing w:after="156"/>
        <w:ind w:firstLineChars="0"/>
      </w:pPr>
      <w:r>
        <w:rPr>
          <w:rFonts w:hint="eastAsia"/>
        </w:rPr>
        <w:t>计算方法：如上。</w:t>
      </w:r>
    </w:p>
    <w:p w:rsidR="004F185F" w:rsidRDefault="004F185F" w:rsidP="00DC7A7A">
      <w:pPr>
        <w:pStyle w:val="3"/>
        <w:spacing w:before="156" w:after="156"/>
      </w:pPr>
      <w:bookmarkStart w:id="25" w:name="_Toc382316009"/>
      <w:r>
        <w:rPr>
          <w:rFonts w:hint="eastAsia"/>
        </w:rPr>
        <w:t>入口阀全开</w:t>
      </w:r>
      <w:r>
        <w:rPr>
          <w:rFonts w:hint="eastAsia"/>
        </w:rPr>
        <w:t>-Inlet valve fails open</w:t>
      </w:r>
      <w:bookmarkEnd w:id="25"/>
    </w:p>
    <w:p w:rsidR="004F185F" w:rsidRDefault="008334B8" w:rsidP="00E427ED">
      <w:pPr>
        <w:spacing w:after="156"/>
      </w:pPr>
      <w:r>
        <w:rPr>
          <w:rFonts w:hint="eastAsia"/>
        </w:rPr>
        <w:t>计算方法如附件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:rsidR="00727B77" w:rsidRDefault="00727B77" w:rsidP="00E427ED">
      <w:pPr>
        <w:spacing w:after="156"/>
      </w:pPr>
      <w:r>
        <w:rPr>
          <w:rFonts w:hint="eastAsia"/>
        </w:rPr>
        <w:t>界面与</w:t>
      </w:r>
      <w:r>
        <w:rPr>
          <w:rFonts w:hint="eastAsia"/>
        </w:rPr>
        <w:t>1.1.9</w:t>
      </w:r>
      <w:r>
        <w:rPr>
          <w:rFonts w:hint="eastAsia"/>
        </w:rPr>
        <w:t>相同。</w:t>
      </w:r>
    </w:p>
    <w:p w:rsidR="004F185F" w:rsidRDefault="004F185F" w:rsidP="00DC7A7A">
      <w:pPr>
        <w:pStyle w:val="3"/>
        <w:spacing w:before="156" w:after="156"/>
      </w:pPr>
      <w:bookmarkStart w:id="26" w:name="_Toc382316010"/>
      <w:r>
        <w:rPr>
          <w:rFonts w:hint="eastAsia"/>
        </w:rPr>
        <w:t>火灾</w:t>
      </w:r>
      <w:r>
        <w:rPr>
          <w:rFonts w:hint="eastAsia"/>
        </w:rPr>
        <w:t>-fire</w:t>
      </w:r>
      <w:bookmarkEnd w:id="26"/>
    </w:p>
    <w:p w:rsidR="006D43EF" w:rsidRDefault="006D43EF" w:rsidP="00E427ED">
      <w:pPr>
        <w:pStyle w:val="a6"/>
        <w:numPr>
          <w:ilvl w:val="0"/>
          <w:numId w:val="32"/>
        </w:numPr>
        <w:spacing w:after="156"/>
        <w:ind w:firstLineChars="0"/>
        <w:jc w:val="left"/>
      </w:pPr>
      <w:r>
        <w:rPr>
          <w:rFonts w:hint="eastAsia"/>
        </w:rPr>
        <w:t>计算方法：</w:t>
      </w:r>
    </w:p>
    <w:p w:rsidR="006D43EF" w:rsidRDefault="004D039F" w:rsidP="00E427ED">
      <w:pPr>
        <w:pStyle w:val="a6"/>
        <w:numPr>
          <w:ilvl w:val="1"/>
          <w:numId w:val="32"/>
        </w:numPr>
        <w:spacing w:after="156"/>
        <w:ind w:firstLineChars="0"/>
        <w:jc w:val="left"/>
      </w:pPr>
      <w:r>
        <w:rPr>
          <w:rFonts w:hint="eastAsia"/>
        </w:rPr>
        <w:t>参照</w:t>
      </w:r>
      <w:r>
        <w:rPr>
          <w:rFonts w:hint="eastAsia"/>
        </w:rPr>
        <w:t>1.1.10</w:t>
      </w:r>
      <w:r>
        <w:rPr>
          <w:rFonts w:hint="eastAsia"/>
        </w:rPr>
        <w:t>塔的火灾工况计算，但</w:t>
      </w:r>
      <w:r w:rsidR="006D43EF">
        <w:rPr>
          <w:rFonts w:hint="eastAsia"/>
        </w:rPr>
        <w:t>蒸发</w:t>
      </w:r>
      <w:proofErr w:type="gramStart"/>
      <w:r w:rsidR="006D43EF">
        <w:rPr>
          <w:rFonts w:hint="eastAsia"/>
        </w:rPr>
        <w:t>焓</w:t>
      </w:r>
      <w:proofErr w:type="gramEnd"/>
      <w:r>
        <w:rPr>
          <w:rFonts w:hint="eastAsia"/>
        </w:rPr>
        <w:t>采用如下方法计算</w:t>
      </w:r>
      <w:r w:rsidR="006D43EF">
        <w:rPr>
          <w:rFonts w:hint="eastAsia"/>
        </w:rPr>
        <w:t>：</w:t>
      </w:r>
    </w:p>
    <w:p w:rsidR="006D43EF" w:rsidRDefault="006D43EF" w:rsidP="00E427ED">
      <w:pPr>
        <w:pStyle w:val="a6"/>
        <w:numPr>
          <w:ilvl w:val="1"/>
          <w:numId w:val="32"/>
        </w:numPr>
        <w:spacing w:after="156"/>
        <w:ind w:firstLineChars="0"/>
        <w:jc w:val="left"/>
      </w:pPr>
      <w:r>
        <w:rPr>
          <w:rFonts w:hint="eastAsia"/>
        </w:rPr>
        <w:t>蒸发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的计算</w:t>
      </w:r>
    </w:p>
    <w:p w:rsidR="006D43EF" w:rsidRDefault="00F411B2" w:rsidP="00E427ED">
      <w:pPr>
        <w:pStyle w:val="a6"/>
        <w:numPr>
          <w:ilvl w:val="2"/>
          <w:numId w:val="32"/>
        </w:numPr>
        <w:spacing w:after="156"/>
        <w:ind w:firstLineChars="0"/>
        <w:jc w:val="left"/>
      </w:pPr>
      <w:r>
        <w:rPr>
          <w:rFonts w:hint="eastAsia"/>
        </w:rPr>
        <w:t>和</w:t>
      </w:r>
      <w:r>
        <w:rPr>
          <w:rFonts w:hint="eastAsia"/>
        </w:rPr>
        <w:t>1.2</w:t>
      </w:r>
      <w:r>
        <w:rPr>
          <w:rFonts w:hint="eastAsia"/>
        </w:rPr>
        <w:t>吸收塔类似的理由，在再生塔中，</w:t>
      </w:r>
      <w:r w:rsidR="00466169">
        <w:rPr>
          <w:rFonts w:hint="eastAsia"/>
        </w:rPr>
        <w:t>为保守起见，</w:t>
      </w:r>
      <w:proofErr w:type="gramStart"/>
      <w:r>
        <w:rPr>
          <w:rFonts w:hint="eastAsia"/>
        </w:rPr>
        <w:t>取富吸收剂</w:t>
      </w:r>
      <w:proofErr w:type="gramEnd"/>
      <w:r w:rsidR="006D43EF">
        <w:rPr>
          <w:rFonts w:hint="eastAsia"/>
        </w:rPr>
        <w:t>作为计算对象</w:t>
      </w:r>
      <w:r w:rsidR="00A518A0">
        <w:rPr>
          <w:rFonts w:hint="eastAsia"/>
        </w:rPr>
        <w:t>（富吸收剂含轻端组分浓度最高）</w:t>
      </w:r>
      <w:r w:rsidR="006D43EF">
        <w:rPr>
          <w:rFonts w:hint="eastAsia"/>
        </w:rPr>
        <w:t>。</w:t>
      </w:r>
    </w:p>
    <w:p w:rsidR="006D43EF" w:rsidRDefault="006D43EF" w:rsidP="00E427ED">
      <w:pPr>
        <w:pStyle w:val="a6"/>
        <w:numPr>
          <w:ilvl w:val="2"/>
          <w:numId w:val="32"/>
        </w:numPr>
        <w:spacing w:after="156"/>
        <w:ind w:firstLineChars="0"/>
        <w:jc w:val="left"/>
      </w:pPr>
      <w:r>
        <w:rPr>
          <w:rFonts w:hint="eastAsia"/>
        </w:rPr>
        <w:t>取正常工况下的</w:t>
      </w:r>
      <w:r w:rsidR="00F411B2">
        <w:rPr>
          <w:rFonts w:hint="eastAsia"/>
        </w:rPr>
        <w:t>进料</w:t>
      </w:r>
      <w:r>
        <w:rPr>
          <w:rFonts w:hint="eastAsia"/>
        </w:rPr>
        <w:t>Stream</w:t>
      </w:r>
      <w:r>
        <w:rPr>
          <w:rFonts w:hint="eastAsia"/>
        </w:rPr>
        <w:t>进</w:t>
      </w:r>
      <w:r>
        <w:rPr>
          <w:rFonts w:hint="eastAsia"/>
        </w:rPr>
        <w:t>Flash</w:t>
      </w:r>
      <w:r>
        <w:rPr>
          <w:rFonts w:hint="eastAsia"/>
        </w:rPr>
        <w:t>模块（</w:t>
      </w:r>
      <w:r>
        <w:rPr>
          <w:rFonts w:hint="eastAsia"/>
        </w:rPr>
        <w:t>P[relief_fire]</w:t>
      </w:r>
      <w:r>
        <w:rPr>
          <w:rFonts w:hint="eastAsia"/>
        </w:rPr>
        <w:t>，</w:t>
      </w:r>
      <w:r>
        <w:rPr>
          <w:rFonts w:hint="eastAsia"/>
        </w:rPr>
        <w:t>Vapor_mol_fraction=0.05</w:t>
      </w:r>
      <w:r>
        <w:rPr>
          <w:rFonts w:hint="eastAsia"/>
        </w:rPr>
        <w:t>），则</w:t>
      </w:r>
    </w:p>
    <w:p w:rsidR="006D43EF" w:rsidRDefault="006D43EF" w:rsidP="00E427ED">
      <w:pPr>
        <w:pStyle w:val="a6"/>
        <w:numPr>
          <w:ilvl w:val="2"/>
          <w:numId w:val="32"/>
        </w:numPr>
        <w:spacing w:after="156"/>
        <w:ind w:firstLineChars="0"/>
      </w:pPr>
      <w:r>
        <w:rPr>
          <w:rFonts w:hint="eastAsia"/>
        </w:rPr>
        <w:t xml:space="preserve">L[vap_fire]=h[vapor_flash_fire] </w:t>
      </w:r>
      <w:r>
        <w:t>–</w:t>
      </w:r>
      <w:r>
        <w:rPr>
          <w:rFonts w:hint="eastAsia"/>
        </w:rPr>
        <w:t xml:space="preserve"> h[liquid_flash_fire], kcal/kg</w:t>
      </w:r>
    </w:p>
    <w:p w:rsidR="006D43EF" w:rsidRDefault="006D43EF" w:rsidP="00E427ED">
      <w:pPr>
        <w:pStyle w:val="a6"/>
        <w:numPr>
          <w:ilvl w:val="2"/>
          <w:numId w:val="32"/>
        </w:numPr>
        <w:spacing w:after="156"/>
        <w:ind w:firstLineChars="0"/>
      </w:pPr>
      <w:r>
        <w:rPr>
          <w:rFonts w:hint="eastAsia"/>
        </w:rPr>
        <w:t>h[vapor_flash_fire]</w:t>
      </w:r>
      <w:r>
        <w:rPr>
          <w:rFonts w:hint="eastAsia"/>
        </w:rPr>
        <w:t>：上述</w:t>
      </w:r>
      <w:r>
        <w:rPr>
          <w:rFonts w:hint="eastAsia"/>
        </w:rPr>
        <w:t>Flash</w:t>
      </w:r>
      <w:r>
        <w:rPr>
          <w:rFonts w:hint="eastAsia"/>
        </w:rPr>
        <w:t>气相比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, kcal/kg</w:t>
      </w:r>
    </w:p>
    <w:p w:rsidR="006D43EF" w:rsidRDefault="006D43EF" w:rsidP="00E427ED">
      <w:pPr>
        <w:pStyle w:val="a6"/>
        <w:numPr>
          <w:ilvl w:val="2"/>
          <w:numId w:val="32"/>
        </w:numPr>
        <w:spacing w:after="156"/>
        <w:ind w:firstLineChars="0"/>
      </w:pPr>
      <w:r>
        <w:rPr>
          <w:rFonts w:hint="eastAsia"/>
        </w:rPr>
        <w:t>h[liquid_flash_fire]</w:t>
      </w:r>
      <w:r>
        <w:rPr>
          <w:rFonts w:hint="eastAsia"/>
        </w:rPr>
        <w:t>：上述</w:t>
      </w:r>
      <w:r>
        <w:rPr>
          <w:rFonts w:hint="eastAsia"/>
        </w:rPr>
        <w:t>Flash</w:t>
      </w:r>
      <w:r>
        <w:rPr>
          <w:rFonts w:hint="eastAsia"/>
        </w:rPr>
        <w:t>液相比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,kcal/kg</w:t>
      </w:r>
    </w:p>
    <w:p w:rsidR="006D43EF" w:rsidRDefault="006D43EF" w:rsidP="00E427ED">
      <w:pPr>
        <w:pStyle w:val="a6"/>
        <w:numPr>
          <w:ilvl w:val="2"/>
          <w:numId w:val="32"/>
        </w:numPr>
        <w:spacing w:after="156"/>
        <w:ind w:firstLineChars="0"/>
      </w:pPr>
      <w:r>
        <w:rPr>
          <w:rFonts w:hint="eastAsia"/>
        </w:rPr>
        <w:t>MW[relief_fire]=MW[flash_vapor]</w:t>
      </w:r>
    </w:p>
    <w:p w:rsidR="006D43EF" w:rsidRDefault="006D43EF" w:rsidP="00E427ED">
      <w:pPr>
        <w:pStyle w:val="a6"/>
        <w:numPr>
          <w:ilvl w:val="2"/>
          <w:numId w:val="32"/>
        </w:numPr>
        <w:spacing w:after="156"/>
        <w:ind w:firstLineChars="0"/>
      </w:pPr>
      <w:r>
        <w:rPr>
          <w:rFonts w:hint="eastAsia"/>
        </w:rPr>
        <w:t>T[relief_fire]=T[flash_vapor]</w:t>
      </w:r>
    </w:p>
    <w:p w:rsidR="006D43EF" w:rsidRPr="006D43EF" w:rsidRDefault="006D43EF" w:rsidP="00E427ED">
      <w:pPr>
        <w:pStyle w:val="a6"/>
        <w:spacing w:after="156"/>
        <w:ind w:firstLine="440"/>
      </w:pPr>
    </w:p>
    <w:p w:rsidR="006B33B7" w:rsidRPr="00ED32F7" w:rsidRDefault="006B33B7" w:rsidP="00DC7A7A">
      <w:pPr>
        <w:pStyle w:val="3"/>
        <w:spacing w:before="156" w:after="156"/>
      </w:pPr>
      <w:bookmarkStart w:id="27" w:name="_Toc382316011"/>
      <w:r>
        <w:rPr>
          <w:rFonts w:hint="eastAsia"/>
        </w:rPr>
        <w:t>其它工况</w:t>
      </w:r>
      <w:r>
        <w:rPr>
          <w:rFonts w:hint="eastAsia"/>
        </w:rPr>
        <w:t>-Other Scenario</w:t>
      </w:r>
      <w:bookmarkEnd w:id="27"/>
    </w:p>
    <w:p w:rsidR="006B33B7" w:rsidRDefault="006B33B7" w:rsidP="00E427ED">
      <w:pPr>
        <w:spacing w:after="156"/>
      </w:pPr>
      <w:r>
        <w:rPr>
          <w:rFonts w:hint="eastAsia"/>
        </w:rPr>
        <w:t>用户自定义</w:t>
      </w:r>
      <w:r>
        <w:rPr>
          <w:rFonts w:hint="eastAsia"/>
        </w:rPr>
        <w:t>Scenario Name, W[relief], MW[relief], T[relief]</w:t>
      </w:r>
      <w:r>
        <w:rPr>
          <w:rFonts w:hint="eastAsia"/>
        </w:rPr>
        <w:t>。</w:t>
      </w:r>
    </w:p>
    <w:p w:rsidR="00E67334" w:rsidRPr="00E67334" w:rsidRDefault="00E67334" w:rsidP="00E427ED">
      <w:pPr>
        <w:spacing w:after="156"/>
      </w:pPr>
    </w:p>
    <w:p w:rsidR="004655C0" w:rsidRDefault="004655C0" w:rsidP="00E427ED">
      <w:pPr>
        <w:widowControl/>
        <w:spacing w:after="156"/>
        <w:jc w:val="left"/>
        <w:rPr>
          <w:b/>
          <w:sz w:val="32"/>
        </w:rPr>
      </w:pPr>
      <w:r>
        <w:br w:type="page"/>
      </w:r>
    </w:p>
    <w:p w:rsidR="00F753C1" w:rsidRDefault="00F753C1" w:rsidP="00F753C1">
      <w:pPr>
        <w:pStyle w:val="1"/>
        <w:spacing w:after="156"/>
        <w:ind w:left="0"/>
      </w:pPr>
      <w:bookmarkStart w:id="28" w:name="_Toc382316012"/>
      <w:r>
        <w:rPr>
          <w:rFonts w:hint="eastAsia"/>
        </w:rPr>
        <w:lastRenderedPageBreak/>
        <w:t>罐</w:t>
      </w:r>
      <w:r w:rsidRPr="005D349F">
        <w:t>类</w:t>
      </w:r>
      <w:r>
        <w:rPr>
          <w:rFonts w:hint="eastAsia"/>
        </w:rPr>
        <w:t>-Drum</w:t>
      </w:r>
      <w:bookmarkEnd w:id="28"/>
    </w:p>
    <w:p w:rsidR="00586E49" w:rsidRDefault="00170C06" w:rsidP="00E427ED">
      <w:pPr>
        <w:spacing w:after="156"/>
      </w:pPr>
      <w:r>
        <w:rPr>
          <w:rFonts w:hint="eastAsia"/>
        </w:rPr>
        <w:t>工艺装置中涉及的</w:t>
      </w:r>
      <w:r w:rsidR="002A2E62">
        <w:rPr>
          <w:rFonts w:hint="eastAsia"/>
        </w:rPr>
        <w:t>分离器</w:t>
      </w:r>
      <w:r w:rsidR="002A2E62">
        <w:rPr>
          <w:rFonts w:hint="eastAsia"/>
        </w:rPr>
        <w:t>Separator</w:t>
      </w:r>
      <w:r w:rsidR="002A2E62">
        <w:rPr>
          <w:rFonts w:hint="eastAsia"/>
        </w:rPr>
        <w:t>、</w:t>
      </w:r>
      <w:r>
        <w:rPr>
          <w:rFonts w:hint="eastAsia"/>
        </w:rPr>
        <w:t>缓冲罐</w:t>
      </w:r>
      <w:r>
        <w:rPr>
          <w:rFonts w:hint="eastAsia"/>
        </w:rPr>
        <w:t>Surge Drum</w:t>
      </w:r>
      <w:r>
        <w:rPr>
          <w:rFonts w:hint="eastAsia"/>
        </w:rPr>
        <w:t>、分液罐</w:t>
      </w:r>
      <w:r>
        <w:rPr>
          <w:rFonts w:hint="eastAsia"/>
        </w:rPr>
        <w:t>Knockout Drum</w:t>
      </w:r>
      <w:r w:rsidR="00C26412">
        <w:rPr>
          <w:rFonts w:hint="eastAsia"/>
        </w:rPr>
        <w:t>、闪蒸罐</w:t>
      </w:r>
      <w:r w:rsidR="00C26412">
        <w:rPr>
          <w:rFonts w:hint="eastAsia"/>
        </w:rPr>
        <w:t>Flashing Drum</w:t>
      </w:r>
      <w:r w:rsidR="00C26412">
        <w:rPr>
          <w:rFonts w:hint="eastAsia"/>
        </w:rPr>
        <w:t>（即有再沸器或加热盘管的闪蒸罐</w:t>
      </w:r>
      <w:r w:rsidR="00192E5F">
        <w:rPr>
          <w:rFonts w:hint="eastAsia"/>
        </w:rPr>
        <w:t>，下图</w:t>
      </w:r>
      <w:r w:rsidR="00C26412">
        <w:rPr>
          <w:rFonts w:hint="eastAsia"/>
        </w:rPr>
        <w:t>）</w:t>
      </w:r>
      <w:r w:rsidR="00787F40">
        <w:rPr>
          <w:rFonts w:hint="eastAsia"/>
        </w:rPr>
        <w:t>等。</w:t>
      </w:r>
    </w:p>
    <w:p w:rsidR="00192E5F" w:rsidRPr="005D349F" w:rsidRDefault="00192E5F" w:rsidP="00E427ED">
      <w:pPr>
        <w:spacing w:after="156"/>
      </w:pPr>
      <w:r>
        <w:rPr>
          <w:noProof/>
        </w:rPr>
        <w:drawing>
          <wp:inline distT="0" distB="0" distL="0" distR="0">
            <wp:extent cx="1944922" cy="1569492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623" cy="1571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F40" w:rsidRDefault="00F009C0" w:rsidP="00DC7A7A">
      <w:pPr>
        <w:pStyle w:val="20"/>
        <w:spacing w:before="156" w:after="156"/>
      </w:pPr>
      <w:bookmarkStart w:id="29" w:name="_Toc382316013"/>
      <w:r>
        <w:rPr>
          <w:rFonts w:hint="eastAsia"/>
        </w:rPr>
        <w:t>出口堵塞</w:t>
      </w:r>
      <w:r>
        <w:rPr>
          <w:rFonts w:hint="eastAsia"/>
        </w:rPr>
        <w:t>-Blocked outlet</w:t>
      </w:r>
      <w:bookmarkEnd w:id="29"/>
    </w:p>
    <w:p w:rsidR="00253068" w:rsidRDefault="00C26412" w:rsidP="00E427ED">
      <w:pPr>
        <w:pStyle w:val="a6"/>
        <w:numPr>
          <w:ilvl w:val="0"/>
          <w:numId w:val="35"/>
        </w:numPr>
        <w:spacing w:after="156"/>
        <w:ind w:firstLineChars="0"/>
      </w:pPr>
      <w:r>
        <w:rPr>
          <w:rFonts w:hint="eastAsia"/>
        </w:rPr>
        <w:t>计算方法</w:t>
      </w:r>
    </w:p>
    <w:p w:rsidR="009712CC" w:rsidRDefault="009712CC" w:rsidP="00E427ED">
      <w:pPr>
        <w:pStyle w:val="a6"/>
        <w:numPr>
          <w:ilvl w:val="1"/>
          <w:numId w:val="35"/>
        </w:numPr>
        <w:spacing w:after="156"/>
        <w:ind w:firstLineChars="0"/>
      </w:pPr>
      <w:r>
        <w:rPr>
          <w:rFonts w:hint="eastAsia"/>
        </w:rPr>
        <w:t>判断进料压力是否高于</w:t>
      </w:r>
      <w:r>
        <w:rPr>
          <w:rFonts w:hint="eastAsia"/>
        </w:rPr>
        <w:t>Pset</w:t>
      </w:r>
      <w:r>
        <w:rPr>
          <w:rFonts w:hint="eastAsia"/>
        </w:rPr>
        <w:t>？</w:t>
      </w:r>
    </w:p>
    <w:p w:rsidR="002330CD" w:rsidRDefault="002330CD" w:rsidP="00E427ED">
      <w:pPr>
        <w:pStyle w:val="a6"/>
        <w:numPr>
          <w:ilvl w:val="2"/>
          <w:numId w:val="35"/>
        </w:numPr>
        <w:spacing w:after="156"/>
        <w:ind w:firstLineChars="0"/>
      </w:pPr>
      <w:r>
        <w:rPr>
          <w:rFonts w:hint="eastAsia"/>
        </w:rPr>
        <w:t>由用户自己填写，但注意上游如果是压缩机、泵，则注意最大进料压力的计算（参考压缩机出口堵塞工况的</w:t>
      </w:r>
      <w:r>
        <w:rPr>
          <w:rFonts w:hint="eastAsia"/>
        </w:rPr>
        <w:t>P[Max_discharge]</w:t>
      </w:r>
      <w:r>
        <w:rPr>
          <w:rFonts w:hint="eastAsia"/>
        </w:rPr>
        <w:t>计算方法）</w:t>
      </w:r>
    </w:p>
    <w:p w:rsidR="002330CD" w:rsidRDefault="002330CD" w:rsidP="00E427ED">
      <w:pPr>
        <w:pStyle w:val="a6"/>
        <w:numPr>
          <w:ilvl w:val="1"/>
          <w:numId w:val="35"/>
        </w:numPr>
        <w:spacing w:after="156"/>
        <w:ind w:firstLineChars="0"/>
      </w:pPr>
      <w:r>
        <w:rPr>
          <w:rFonts w:hint="eastAsia"/>
        </w:rPr>
        <w:t>计算校正后的进料流量</w:t>
      </w:r>
      <w:r>
        <w:rPr>
          <w:rFonts w:hint="eastAsia"/>
        </w:rPr>
        <w:t xml:space="preserve">W[rerated_feed], kg/hr </w:t>
      </w:r>
      <w:r>
        <w:rPr>
          <w:rFonts w:hint="eastAsia"/>
        </w:rPr>
        <w:t>，缺省值为正常流量。</w:t>
      </w:r>
    </w:p>
    <w:p w:rsidR="002330CD" w:rsidRDefault="002330CD" w:rsidP="00E427ED">
      <w:pPr>
        <w:pStyle w:val="a6"/>
        <w:numPr>
          <w:ilvl w:val="2"/>
          <w:numId w:val="35"/>
        </w:numPr>
        <w:spacing w:after="156"/>
        <w:ind w:firstLineChars="0"/>
      </w:pPr>
      <w:r>
        <w:rPr>
          <w:rFonts w:hint="eastAsia"/>
        </w:rPr>
        <w:t>有用户自行计算，如果是压缩机，则暂时可以自行通过压缩机模块计算后将结果输入在这里。</w:t>
      </w:r>
    </w:p>
    <w:p w:rsidR="009712CC" w:rsidRDefault="009712CC" w:rsidP="00E427ED">
      <w:pPr>
        <w:pStyle w:val="a6"/>
        <w:numPr>
          <w:ilvl w:val="1"/>
          <w:numId w:val="35"/>
        </w:numPr>
        <w:spacing w:after="156"/>
        <w:ind w:firstLineChars="0"/>
      </w:pPr>
      <w:r>
        <w:rPr>
          <w:rFonts w:hint="eastAsia"/>
        </w:rPr>
        <w:t>分为一般的分液罐和</w:t>
      </w:r>
      <w:r>
        <w:rPr>
          <w:rFonts w:hint="eastAsia"/>
        </w:rPr>
        <w:t>Flashing Drum</w:t>
      </w:r>
    </w:p>
    <w:p w:rsidR="009712CC" w:rsidRDefault="009712CC" w:rsidP="00E427ED">
      <w:pPr>
        <w:pStyle w:val="a6"/>
        <w:numPr>
          <w:ilvl w:val="1"/>
          <w:numId w:val="35"/>
        </w:numPr>
        <w:spacing w:after="156"/>
        <w:ind w:firstLineChars="0"/>
      </w:pPr>
      <w:r>
        <w:rPr>
          <w:rFonts w:hint="eastAsia"/>
        </w:rPr>
        <w:t>如果是</w:t>
      </w:r>
      <w:r>
        <w:rPr>
          <w:rFonts w:hint="eastAsia"/>
        </w:rPr>
        <w:t>Flashing Drum</w:t>
      </w:r>
      <w:r>
        <w:rPr>
          <w:rFonts w:hint="eastAsia"/>
        </w:rPr>
        <w:t>则考虑是否有</w:t>
      </w:r>
      <w:r>
        <w:rPr>
          <w:rFonts w:hint="eastAsia"/>
        </w:rPr>
        <w:t>Feed/bottom HX</w:t>
      </w:r>
      <w:r w:rsidR="002A2E62">
        <w:rPr>
          <w:rFonts w:hint="eastAsia"/>
        </w:rPr>
        <w:t>以及</w:t>
      </w:r>
      <w:r w:rsidR="002A2E62">
        <w:rPr>
          <w:rFonts w:hint="eastAsia"/>
        </w:rPr>
        <w:t>Reboiler Pinch</w:t>
      </w:r>
      <w:r>
        <w:rPr>
          <w:rFonts w:hint="eastAsia"/>
        </w:rPr>
        <w:t>？</w:t>
      </w:r>
    </w:p>
    <w:p w:rsidR="00F16A12" w:rsidRDefault="001A718C" w:rsidP="00E427ED">
      <w:pPr>
        <w:spacing w:after="156"/>
      </w:pPr>
      <w:r w:rsidRPr="001A718C"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748395" cy="6214214"/>
                <wp:effectExtent l="0" t="0" r="0" b="0"/>
                <wp:docPr id="131" name="组合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48395" cy="6214214"/>
                          <a:chOff x="0" y="692696"/>
                          <a:chExt cx="8748395" cy="6214214"/>
                        </a:xfrm>
                      </wpg:grpSpPr>
                      <wps:wsp>
                        <wps:cNvPr id="132" name="矩形 132"/>
                        <wps:cNvSpPr/>
                        <wps:spPr>
                          <a:xfrm>
                            <a:off x="35496" y="764704"/>
                            <a:ext cx="3456384" cy="648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P[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feed_upstream] &gt; P[set]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3" name="直接箭头连接符 133"/>
                        <wps:cNvCnPr>
                          <a:stCxn id="132" idx="2"/>
                          <a:endCxn id="146" idx="0"/>
                        </wps:cNvCnPr>
                        <wps:spPr>
                          <a:xfrm>
                            <a:off x="1763688" y="1412776"/>
                            <a:ext cx="1136" cy="57606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直接箭头连接符 134"/>
                        <wps:cNvCnPr>
                          <a:stCxn id="132" idx="3"/>
                        </wps:cNvCnPr>
                        <wps:spPr>
                          <a:xfrm>
                            <a:off x="3491880" y="1088740"/>
                            <a:ext cx="648072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TextBox 6"/>
                        <wps:cNvSpPr txBox="1"/>
                        <wps:spPr>
                          <a:xfrm>
                            <a:off x="3707904" y="692696"/>
                            <a:ext cx="28829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6" name="TextBox 10"/>
                        <wps:cNvSpPr txBox="1"/>
                        <wps:spPr>
                          <a:xfrm>
                            <a:off x="2483748" y="1412771"/>
                            <a:ext cx="28829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7" name="TextBox 14"/>
                        <wps:cNvSpPr txBox="1"/>
                        <wps:spPr>
                          <a:xfrm>
                            <a:off x="4211927" y="908718"/>
                            <a:ext cx="172783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W[relief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]=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8" name="TextBox 17"/>
                        <wps:cNvSpPr txBox="1"/>
                        <wps:spPr>
                          <a:xfrm>
                            <a:off x="0" y="6022990"/>
                            <a:ext cx="8748395" cy="883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69"/>
                                </w:numPr>
                                <w:ind w:firstLineChars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DeltaQ[feed]: feed/btm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换热器增大的热负荷，如果不考虑则为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；</w:t>
                              </w:r>
                            </w:p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69"/>
                                </w:numPr>
                                <w:ind w:firstLineChars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Q[reboiler_relief]: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泄放条件下再沸器热负荷，如果考虑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Pinch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则为校正后的热负荷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9" name="TextBox 18"/>
                        <wps:cNvSpPr txBox="1"/>
                        <wps:spPr>
                          <a:xfrm>
                            <a:off x="0" y="4512538"/>
                            <a:ext cx="838835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将进料进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Flash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（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P[flash]=P[relief], Duty=Q[reboiler_relief]+DeltaQ[feed]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）</w:t>
                              </w:r>
                            </w:p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W[relief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]=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W[Flash_vapor_outlet], kg/hr</w:t>
                              </w:r>
                            </w:p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MW[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relief]=MW[flash_vapor_outlet]</w:t>
                              </w:r>
                            </w:p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T[relief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]=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T[Flash_vapor_outlet], C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0" name="矩形 140"/>
                        <wps:cNvSpPr/>
                        <wps:spPr>
                          <a:xfrm>
                            <a:off x="57152" y="3358733"/>
                            <a:ext cx="3456384" cy="648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If Flashing Drum?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41" name="直接箭头连接符 141"/>
                        <wps:cNvCnPr/>
                        <wps:spPr>
                          <a:xfrm>
                            <a:off x="1756768" y="4006805"/>
                            <a:ext cx="0" cy="43204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直接箭头连接符 142"/>
                        <wps:cNvCnPr/>
                        <wps:spPr>
                          <a:xfrm flipV="1">
                            <a:off x="3491880" y="3646765"/>
                            <a:ext cx="6480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TextBox 22"/>
                        <wps:cNvSpPr txBox="1"/>
                        <wps:spPr>
                          <a:xfrm>
                            <a:off x="3707904" y="3214675"/>
                            <a:ext cx="28829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4" name="TextBox 23"/>
                        <wps:cNvSpPr txBox="1"/>
                        <wps:spPr>
                          <a:xfrm>
                            <a:off x="1900784" y="4078756"/>
                            <a:ext cx="28829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5" name="TextBox 34"/>
                        <wps:cNvSpPr txBox="1"/>
                        <wps:spPr>
                          <a:xfrm>
                            <a:off x="4211960" y="2998654"/>
                            <a:ext cx="4392295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进料进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Flash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（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P[flash]=P[relief], Duty=0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）</w:t>
                              </w:r>
                            </w:p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W[relief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]=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W[Flash_vapor_outlet], kg/hr</w:t>
                              </w:r>
                            </w:p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MW[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relief]=MW[flash_vapor_outlet]</w:t>
                              </w:r>
                            </w:p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T[relief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]=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T[Flash_vapor_outlet],C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6" name="矩形 146"/>
                        <wps:cNvSpPr/>
                        <wps:spPr>
                          <a:xfrm>
                            <a:off x="36632" y="1988840"/>
                            <a:ext cx="3456384" cy="648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Calculate 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rerated_feed]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47" name="直接箭头连接符 147"/>
                        <wps:cNvCnPr>
                          <a:stCxn id="146" idx="2"/>
                          <a:endCxn id="140" idx="0"/>
                        </wps:cNvCnPr>
                        <wps:spPr>
                          <a:xfrm>
                            <a:off x="1764824" y="2636912"/>
                            <a:ext cx="0" cy="721821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31" o:spid="_x0000_s1051" style="width:688.85pt;height:489.3pt;mso-position-horizontal-relative:char;mso-position-vertical-relative:line" coordorigin=",6926" coordsize="87483,62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">
                <v:rect id="矩形 132" o:spid="_x0000_s1052" style="position:absolute;left:354;top:7647;width:34564;height:64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48y8MA&#10;AADcAAAADwAAAGRycy9kb3ducmV2LnhtbERPS2sCMRC+F/ofwhR6Ec26hSJbo4igLgULvg7ehs24&#10;WbqZhE3U7b83hUJv8/E9ZzrvbStu1IXGsYLxKANBXDndcK3geFgNJyBCRNbYOiYFPxRgPnt+mmKh&#10;3Z13dNvHWqQQDgUqMDH6QspQGbIYRs4TJ+7iOosxwa6WusN7CretzLPsXVpsODUY9LQ0VH3vr1bB&#10;amMGC/m5PfkyfF1sXvr1ZnBW6vWlX3yAiNTHf/Gfu9Rp/lsOv8+kC+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648y8MAAADcAAAADwAAAAAAAAAAAAAAAACYAgAAZHJzL2Rv&#10;d25yZXYueG1sUEsFBgAAAAAEAAQA9QAAAIgDAAAAAA==&#10;" filled="f" strokecolor="black [3213]" strokeweight="2pt">
                  <v:textbox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P[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feed_upstream] &gt; P[set]</w:t>
                        </w:r>
                      </w:p>
                    </w:txbxContent>
                  </v:textbox>
                </v:rect>
                <v:shape id="直接箭头连接符 133" o:spid="_x0000_s1053" type="#_x0000_t32" style="position:absolute;left:17636;top:14127;width:12;height:57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C0ccQAAADcAAAADwAAAGRycy9kb3ducmV2LnhtbERP22rCQBB9L/gPywi+1Y0VWo2uEqRi&#10;SxHxAuLbkB2TaHY2ZLdJ/PtuodC3OZzrzJedKUVDtSssKxgNIxDEqdUFZwpOx/XzBITzyBpLy6Tg&#10;QQ6Wi97THGNtW95Tc/CZCCHsYlSQe1/FUro0J4NuaCviwF1tbdAHWGdS19iGcFPKlyh6lQYLDg05&#10;VrTKKb0fvo2C7dF/tevq8XY73z7fdxtMppcmUWrQ75IZCE+d/xf/uT90mD8ew+8z4QK5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kLRxxAAAANwAAAAPAAAAAAAAAAAA&#10;AAAAAKECAABkcnMvZG93bnJldi54bWxQSwUGAAAAAAQABAD5AAAAkgMAAAAA&#10;" strokecolor="black [3213]" strokeweight="2.25pt">
                  <v:stroke endarrow="open"/>
                </v:shape>
                <v:shape id="直接箭头连接符 134" o:spid="_x0000_s1054" type="#_x0000_t32" style="position:absolute;left:34918;top:10887;width:64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ksBcQAAADcAAAADwAAAGRycy9kb3ducmV2LnhtbERPTWvCQBC9F/wPywje6kYttY2uEkRp&#10;i4ioheJtyI5JNDsbstsk/vtuodDbPN7nzJedKUVDtSssKxgNIxDEqdUFZwo+T5vHFxDOI2ssLZOC&#10;OzlYLnoPc4y1bflAzdFnIoSwi1FB7n0VS+nSnAy6oa2IA3extUEfYJ1JXWMbwk0px1H0LA0WHBpy&#10;rGiVU3o7fhsFu5PftpvqPr1+XT/W+zdMXs9NotSg3yUzEJ46/y/+c7/rMH/yBL/PhAvk4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eSwFxAAAANwAAAAPAAAAAAAAAAAA&#10;AAAAAKECAABkcnMvZG93bnJldi54bWxQSwUGAAAAAAQABAD5AAAAkgMAAAAA&#10;" strokecolor="black [3213]" strokeweight="2.25pt">
                  <v:stroke endarrow="open"/>
                </v:shape>
                <v:shape id="TextBox 6" o:spid="_x0000_s1055" type="#_x0000_t202" style="position:absolute;left:37079;top:6926;width:2882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/b3MAA&#10;AADcAAAADwAAAGRycy9kb3ducmV2LnhtbERPTWvCQBC9F/wPyxR6qxsVRVJXEa3gwYsa70N2mg3N&#10;zobs1MR/3xUKvc3jfc5qM/hG3amLdWADk3EGirgMtubKQHE9vC9BRUG22AQmAw+KsFmPXlaY29Dz&#10;me4XqVQK4ZijASfS5lrH0pHHOA4tceK+QudREuwqbTvsU7hv9DTLFtpjzanBYUs7R+X35ccbELHb&#10;yaP49PF4G0773mXlHAtj3l6H7QcooUH+xX/uo03zZ3N4PpMu0O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M/b3MAAAADcAAAADwAAAAAAAAAAAAAAAACYAgAAZHJzL2Rvd25y&#10;ZXYueG1sUEsFBgAAAAAEAAQA9QAAAIU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N</w:t>
                        </w:r>
                      </w:p>
                    </w:txbxContent>
                  </v:textbox>
                </v:shape>
                <v:shape id="TextBox 10" o:spid="_x0000_s1056" type="#_x0000_t202" style="position:absolute;left:24837;top:14127;width:2883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1Fq8AA&#10;AADcAAAADwAAAGRycy9kb3ducmV2LnhtbERPTWvCQBC9F/wPyxS81Y2ViqSuIraCBy9qvA/ZaTY0&#10;OxuyUxP/vSsUvM3jfc5yPfhGXamLdWAD00kGirgMtubKQHHevS1ARUG22AQmAzeKsF6NXpaY29Dz&#10;ka4nqVQK4ZijASfS5lrH0pHHOAktceJ+QudREuwqbTvsU7hv9HuWzbXHmlODw5a2jsrf0583IGI3&#10;01vx7eP+Mhy+epeVH1gYM34dNp+ghAZ5iv/de5vmz+bweCZdoF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B1Fq8AAAADcAAAADwAAAAAAAAAAAAAAAACYAgAAZHJzL2Rvd25y&#10;ZXYueG1sUEsFBgAAAAAEAAQA9QAAAIU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Y</w:t>
                        </w:r>
                      </w:p>
                    </w:txbxContent>
                  </v:textbox>
                </v:shape>
                <v:shape id="TextBox 14" o:spid="_x0000_s1057" type="#_x0000_t202" style="position:absolute;left:42119;top:9087;width:17278;height:4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HgMMAA&#10;AADcAAAADwAAAGRycy9kb3ducmV2LnhtbERPTWvCQBC9F/wPywi91Y1Ka0ldRdSCBy/VeB+y02xo&#10;djZkRxP/fbdQ8DaP9znL9eAbdaMu1oENTCcZKOIy2JorA8X58+UdVBRki01gMnCnCOvV6GmJuQ09&#10;f9HtJJVKIRxzNOBE2lzrWDryGCehJU7cd+g8SoJdpW2HfQr3jZ5l2Zv2WHNqcNjS1lH5c7p6AyJ2&#10;M70Xex8Pl+G4611WvmJhzPN42HyAEhrkIf53H2yaP1/A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1HgMMAAAADcAAAADwAAAAAAAAAAAAAAAACYAgAAZHJzL2Rvd25y&#10;ZXYueG1sUEsFBgAAAAAEAAQA9QAAAIU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W[relief</w:t>
                        </w: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]=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0</w:t>
                        </w:r>
                      </w:p>
                    </w:txbxContent>
                  </v:textbox>
                </v:shape>
                <v:shape id="TextBox 17" o:spid="_x0000_s1058" type="#_x0000_t202" style="position:absolute;top:60229;width:87483;height:8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50QsMA&#10;AADcAAAADwAAAGRycy9kb3ducmV2LnhtbESPQU/DMAyF70j7D5EncWPpQKCpLJumAdIOXNi6u9WY&#10;plrjVI1Zu3+PD0jcbL3n9z6vt1PszJWG3CZ2sFwUYIjr5FtuHFSnj4cVmCzIHrvE5OBGGbab2d0a&#10;S59G/qLrURqjIZxLdBBE+tLaXAeKmBepJ1btOw0RRdehsX7AUcNjZx+L4sVGbFkbAva0D1Rfjj/R&#10;gYjfLW/Ve8yH8/T5NoaifsbKufv5tHsFIzTJv/nv+uAV/0lp9Rmdw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50QsMAAADcAAAADwAAAAAAAAAAAAAAAACYAgAAZHJzL2Rv&#10;d25yZXYueG1sUEsFBgAAAAAEAAQA9QAAAIgDAAAAAA==&#10;" filled="f" stroked="f">
                  <v:textbox style="mso-fit-shape-to-text:t">
                    <w:txbxContent>
                      <w:p w:rsidR="00F24199" w:rsidRDefault="00F24199" w:rsidP="00C93118">
                        <w:pPr>
                          <w:pStyle w:val="a6"/>
                          <w:widowControl/>
                          <w:numPr>
                            <w:ilvl w:val="0"/>
                            <w:numId w:val="69"/>
                          </w:numPr>
                          <w:ind w:firstLineChars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DeltaQ[feed]: feed/btm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换热器增大的热负荷，如果不考虑则为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0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；</w:t>
                        </w:r>
                      </w:p>
                      <w:p w:rsidR="00F24199" w:rsidRDefault="00F24199" w:rsidP="00C93118">
                        <w:pPr>
                          <w:pStyle w:val="a6"/>
                          <w:widowControl/>
                          <w:numPr>
                            <w:ilvl w:val="0"/>
                            <w:numId w:val="69"/>
                          </w:numPr>
                          <w:ind w:firstLineChars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Q[reboiler_relief]: 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泄放条件下再沸器热负荷，如果考虑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Pinch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则为校正后的热负荷</w:t>
                        </w:r>
                      </w:p>
                    </w:txbxContent>
                  </v:textbox>
                </v:shape>
                <v:shape id="TextBox 18" o:spid="_x0000_s1059" type="#_x0000_t202" style="position:absolute;top:45125;width:83883;height:16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tgucEA&#10;AADcAAAADwAAAGRycy9kb3ducmV2LnhtbERPS2rDMBDdF3oHMYXsaqlJY1o3SiiBQhfZxMkBBmlq&#10;GVsjYymOe/uoUMhuHu87m93sezHRGNvAGl4KBYLYBNtyo+F8+np+AxETssU+MGn4pQi77ePDBisb&#10;rnykqU6NyCEcK9TgUhoqKaNx5DEWYSDO3E8YPaYMx0baEa853PdyqVQpPbacGxwOtHdkuvriNRxw&#10;bS+TUXVYv7arQ1l3buiU1oun+fMDRKI53cX/7m+b56/e4e+ZfIH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bYLnBAAAA3AAAAA8AAAAAAAAAAAAAAAAAmAIAAGRycy9kb3du&#10;cmV2LnhtbFBLBQYAAAAABAAEAPUAAACGAwAAAAA=&#10;" filled="f" strokecolor="white [3212]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将进料进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Flash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（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P[flash]=P[relief], Duty=Q[reboiler_relief]+DeltaQ[feed]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）</w:t>
                        </w:r>
                      </w:p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W[relief</w:t>
                        </w: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]=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W[Flash_vapor_outlet], kg/hr</w:t>
                        </w:r>
                      </w:p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MW[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relief]=MW[flash_vapor_outlet]</w:t>
                        </w:r>
                      </w:p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T[relief</w:t>
                        </w: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]=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T[Flash_vapor_outlet], C</w:t>
                        </w:r>
                      </w:p>
                    </w:txbxContent>
                  </v:textbox>
                </v:shape>
                <v:rect id="矩形 140" o:spid="_x0000_s1060" style="position:absolute;left:571;top:33587;width:34564;height:64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Z0WsYA&#10;AADcAAAADwAAAGRycy9kb3ducmV2LnhtbESPQWsCMRCF74X+hzCFXkSzlVJkNYoUrEvBgrYevA2b&#10;cbN0MwmbVLf/vnMQepvhvXnvm8Vq8J26UJ/awAaeJgUo4jrYlhsDX5+b8QxUysgWu8Bk4JcSrJb3&#10;dwssbbjyni6H3CgJ4VSiAZdzLLVOtSOPaRIisWjn0HvMsvaNtj1eJdx3eloUL9pjy9LgMNKro/r7&#10;8OMNbLZutNbvu2Os0sfZT6v4th2djHl8GNZzUJmG/G++XVdW8J8FX56RCf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DZ0WsYAAADcAAAADwAAAAAAAAAAAAAAAACYAgAAZHJz&#10;L2Rvd25yZXYueG1sUEsFBgAAAAAEAAQA9QAAAIsDAAAAAA==&#10;" filled="f" strokecolor="black [3213]" strokeweight="2pt">
                  <v:textbox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If Flashing Drum?</w:t>
                        </w:r>
                      </w:p>
                    </w:txbxContent>
                  </v:textbox>
                </v:rect>
                <v:shape id="直接箭头连接符 141" o:spid="_x0000_s1061" type="#_x0000_t32" style="position:absolute;left:17567;top:40068;width:0;height:4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j84MQAAADcAAAADwAAAGRycy9kb3ducmV2LnhtbERP22rCQBB9L/gPywh9qxtLaTW6SiiV&#10;WkTEC4hvQ3ZMotnZkF2T+PduodC3OZzrTOedKUVDtSssKxgOIhDEqdUFZwoO+8XLCITzyBpLy6Tg&#10;Tg7ms97TFGNtW95Ss/OZCCHsYlSQe1/FUro0J4NuYCviwJ1tbdAHWGdS19iGcFPK1yh6lwYLDg05&#10;VvSZU3rd3YyC9d6v2kV1/7gcLz9fm29MxqcmUeq53yUTEJ46/y/+cy91mP82hN9nwgVy9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CPzgxAAAANwAAAAPAAAAAAAAAAAA&#10;AAAAAKECAABkcnMvZG93bnJldi54bWxQSwUGAAAAAAQABAD5AAAAkgMAAAAA&#10;" strokecolor="black [3213]" strokeweight="2.25pt">
                  <v:stroke endarrow="open"/>
                </v:shape>
                <v:shape id="直接箭头连接符 142" o:spid="_x0000_s1062" type="#_x0000_t32" style="position:absolute;left:34918;top:36467;width:648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n5ZsMAAADcAAAADwAAAGRycy9kb3ducmV2LnhtbERPS2vCQBC+F/wPywheSrOpj2JSV2kF&#10;RS9CTdvzkJ0modnZsLtq+u+7guBtPr7nLFa9acWZnG8sK3hOUhDEpdUNVwo+i83THIQPyBpby6Tg&#10;jzysloOHBebaXviDzsdQiRjCPkcFdQhdLqUvazLoE9sRR+7HOoMhQldJ7fASw00rx2n6Ig02HBtq&#10;7GhdU/l7PBkF+2xebJGb9+/11yGbPBYzR9uZUqNh//YKIlAf7uKbe6fj/OkYrs/EC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J+WbDAAAA3AAAAA8AAAAAAAAAAAAA&#10;AAAAoQIAAGRycy9kb3ducmV2LnhtbFBLBQYAAAAABAAEAPkAAACRAwAAAAA=&#10;" strokecolor="black [3213]" strokeweight="2.25pt">
                  <v:stroke endarrow="open"/>
                </v:shape>
                <v:shape id="TextBox 22" o:spid="_x0000_s1063" type="#_x0000_t202" style="position:absolute;left:37079;top:32146;width:2882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yVTsAA&#10;AADcAAAADwAAAGRycy9kb3ducmV2LnhtbERPTWvCQBC9F/wPywi91Y3aSkldRdSCBy/VeB+y02xo&#10;djZkRxP/fbdQ8DaP9znL9eAbdaMu1oENTCcZKOIy2JorA8X58+UdVBRki01gMnCnCOvV6GmJuQ09&#10;f9HtJJVKIRxzNOBE2lzrWDryGCehJU7cd+g8SoJdpW2HfQr3jZ5l2UJ7rDk1OGxp66j8OV29ARG7&#10;md6LvY+Hy3Dc9S4r37Aw5nk8bD5ACQ3yEP+7DzbNf53D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GyVTsAAAADcAAAADwAAAAAAAAAAAAAAAACYAgAAZHJzL2Rvd25y&#10;ZXYueG1sUEsFBgAAAAAEAAQA9QAAAIU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N</w:t>
                        </w:r>
                      </w:p>
                    </w:txbxContent>
                  </v:textbox>
                </v:shape>
                <v:shape id="TextBox 23" o:spid="_x0000_s1064" type="#_x0000_t202" style="position:absolute;left:19007;top:40787;width:2883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UNOsAA&#10;AADcAAAADwAAAGRycy9kb3ducmV2LnhtbERPTWvCQBC9F/wPyxS81Y1iRVJXEa3goRc13ofsNBua&#10;nQ3ZqYn/vlsQvM3jfc5qM/hG3aiLdWAD00kGirgMtubKQHE5vC1BRUG22AQmA3eKsFmPXlaY29Dz&#10;iW5nqVQK4ZijASfS5lrH0pHHOAktceK+Q+dREuwqbTvsU7hv9CzLFtpjzanBYUs7R+XP+dcbELHb&#10;6b349PF4Hb72vcvKdyyMGb8O2w9QQoM8xQ/30ab58zn8P5Mu0O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4UNOsAAAADcAAAADwAAAAAAAAAAAAAAAACYAgAAZHJzL2Rvd25y&#10;ZXYueG1sUEsFBgAAAAAEAAQA9QAAAIU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Y</w:t>
                        </w:r>
                      </w:p>
                    </w:txbxContent>
                  </v:textbox>
                </v:shape>
                <v:shape id="_x0000_s1065" type="#_x0000_t202" style="position:absolute;left:42119;top:29986;width:43923;height:16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AZwb8A&#10;AADcAAAADwAAAGRycy9kb3ducmV2LnhtbERPzYrCMBC+C75DGGFvmuhakWoUEYQ9eNmuDzA0Y1Pa&#10;TEoTa317s7Cwt/n4fmd/HF0rBupD7VnDcqFAEJfe1FxpuP1c5lsQISIbbD2ThhcFOB6mkz3mxj/5&#10;m4YiViKFcMhRg42xy6UMpSWHYeE74sTdfe8wJthX0vT4TOGulSulNtJhzanBYkdnS2VTPJyGK2bm&#10;MZSq8Nm6/rxuisZ2jdL6YzaediAijfFf/Of+Mmn+OoPfZ9IF8vA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EBnBvwAAANwAAAAPAAAAAAAAAAAAAAAAAJgCAABkcnMvZG93bnJl&#10;di54bWxQSwUGAAAAAAQABAD1AAAAhAMAAAAA&#10;" filled="f" strokecolor="white [3212]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进料进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Flash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（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P[flash]=P[relief], Duty=0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）</w:t>
                        </w:r>
                      </w:p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W[relief</w:t>
                        </w: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]=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W[Flash_vapor_outlet], kg/hr</w:t>
                        </w:r>
                      </w:p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MW[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relief]=MW[flash_vapor_outlet]</w:t>
                        </w:r>
                      </w:p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T[relief</w:t>
                        </w: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]=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T[Flash_vapor_outlet],C</w:t>
                        </w:r>
                      </w:p>
                    </w:txbxContent>
                  </v:textbox>
                </v:shape>
                <v:rect id="矩形 146" o:spid="_x0000_s1066" style="position:absolute;left:366;top:19888;width:34564;height:64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NJtcMA&#10;AADcAAAADwAAAGRycy9kb3ducmV2LnhtbERPTWsCMRC9C/6HMEIvotlKEdkaRQTrIljQ1kNvw2bc&#10;LG4mYZPq+u8boeBtHu9z5svONuJKbagdK3gdZyCIS6drrhR8f21GMxAhImtsHJOCOwVYLvq9Oeba&#10;3fhA12OsRArhkKMCE6PPpQylIYth7Dxx4s6utRgTbCupW7ylcNvISZZNpcWaU4NBT2tD5eX4axVs&#10;tma4krv9yRfh82wnhf/YDn+Uehl0q3cQkbr4FP+7C53mv03h8Uy6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NJtcMAAADcAAAADwAAAAAAAAAAAAAAAACYAgAAZHJzL2Rv&#10;d25yZXYueG1sUEsFBgAAAAAEAAQA9QAAAIgDAAAAAA==&#10;" filled="f" strokecolor="black [3213]" strokeweight="2pt">
                  <v:textbox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Calculate </w:t>
                        </w: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W[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rerated_feed]</w:t>
                        </w:r>
                      </w:p>
                    </w:txbxContent>
                  </v:textbox>
                </v:rect>
                <v:shape id="直接箭头连接符 147" o:spid="_x0000_s1067" type="#_x0000_t32" style="position:absolute;left:17648;top:26369;width:0;height:72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3BD8QAAADcAAAADwAAAGRycy9kb3ducmV2LnhtbERPTWvCQBC9F/wPywi9mY2laBtdJUhF&#10;S5FSLRRvQ3ZMotnZkF2T+O+7BaG3ebzPmS97U4mWGldaVjCOYhDEmdUl5wq+D+vRCwjnkTVWlknB&#10;jRwsF4OHOSbadvxF7d7nIoSwS1BB4X2dSOmyggy6yNbEgTvZxqAPsMmlbrAL4aaST3E8kQZLDg0F&#10;1rQqKLvsr0bB7uA/unV9m55/zu9vnxtMX49tqtTjsE9nIDz1/l98d291mP88hb9nwgV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rcEPxAAAANwAAAAPAAAAAAAAAAAA&#10;AAAAAKECAABkcnMvZG93bnJldi54bWxQSwUGAAAAAAQABAD5AAAAkgMAAAAA&#10;" strokecolor="black [3213]" strokeweight="2.25pt">
                  <v:stroke endarrow="open"/>
                </v:shape>
                <w10:anchorlock/>
              </v:group>
            </w:pict>
          </mc:Fallback>
        </mc:AlternateContent>
      </w:r>
    </w:p>
    <w:p w:rsidR="00785192" w:rsidRDefault="00785192" w:rsidP="00E427ED">
      <w:pPr>
        <w:spacing w:after="156"/>
      </w:pPr>
      <w:r>
        <w:rPr>
          <w:rFonts w:hint="eastAsia"/>
        </w:rPr>
        <w:t>注意，进</w:t>
      </w:r>
      <w:r>
        <w:rPr>
          <w:rFonts w:hint="eastAsia"/>
        </w:rPr>
        <w:t>Flash</w:t>
      </w:r>
      <w:r>
        <w:rPr>
          <w:rFonts w:hint="eastAsia"/>
        </w:rPr>
        <w:t>的流量是</w:t>
      </w:r>
      <w:r>
        <w:rPr>
          <w:rFonts w:hint="eastAsia"/>
        </w:rPr>
        <w:t>W[rerated_feed]</w:t>
      </w:r>
      <w:r>
        <w:rPr>
          <w:rFonts w:hint="eastAsia"/>
        </w:rPr>
        <w:t>。</w:t>
      </w:r>
    </w:p>
    <w:p w:rsidR="00785192" w:rsidRDefault="00785192" w:rsidP="00E427ED">
      <w:pPr>
        <w:spacing w:after="156"/>
      </w:pPr>
    </w:p>
    <w:p w:rsidR="006258EF" w:rsidRDefault="006258EF" w:rsidP="00E427ED">
      <w:pPr>
        <w:pStyle w:val="a6"/>
        <w:numPr>
          <w:ilvl w:val="0"/>
          <w:numId w:val="35"/>
        </w:numPr>
        <w:spacing w:after="156"/>
        <w:ind w:firstLineChars="0"/>
      </w:pPr>
      <w:r>
        <w:rPr>
          <w:rFonts w:hint="eastAsia"/>
        </w:rPr>
        <w:t>界面设计</w:t>
      </w:r>
    </w:p>
    <w:p w:rsidR="006258EF" w:rsidRDefault="005B5FED" w:rsidP="00E427ED">
      <w:pPr>
        <w:spacing w:after="156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20872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0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9C0" w:rsidRDefault="00D17620" w:rsidP="00DC7A7A">
      <w:pPr>
        <w:pStyle w:val="20"/>
        <w:spacing w:before="156" w:after="156"/>
      </w:pPr>
      <w:bookmarkStart w:id="30" w:name="_Toc382316014"/>
      <w:r>
        <w:rPr>
          <w:rFonts w:hint="eastAsia"/>
        </w:rPr>
        <w:t>入口阀全开</w:t>
      </w:r>
      <w:r>
        <w:rPr>
          <w:rFonts w:hint="eastAsia"/>
        </w:rPr>
        <w:t>-inlet valve fails open</w:t>
      </w:r>
      <w:bookmarkEnd w:id="30"/>
    </w:p>
    <w:p w:rsidR="001E279C" w:rsidRDefault="00F90D41" w:rsidP="00E427ED">
      <w:pPr>
        <w:spacing w:after="156"/>
      </w:pPr>
      <w:r>
        <w:rPr>
          <w:rFonts w:hint="eastAsia"/>
        </w:rPr>
        <w:t>参照</w:t>
      </w:r>
      <w:r>
        <w:rPr>
          <w:rFonts w:hint="eastAsia"/>
        </w:rPr>
        <w:t>1.1.9</w:t>
      </w:r>
      <w:r>
        <w:rPr>
          <w:rFonts w:hint="eastAsia"/>
        </w:rPr>
        <w:t>入口阀全开工况，只是将</w:t>
      </w:r>
      <w:r>
        <w:rPr>
          <w:rFonts w:hint="eastAsia"/>
        </w:rPr>
        <w:t>W[Tower_normal_vapor]</w:t>
      </w:r>
      <w:r>
        <w:rPr>
          <w:rFonts w:hint="eastAsia"/>
        </w:rPr>
        <w:t>改为</w:t>
      </w:r>
      <w:r>
        <w:rPr>
          <w:rFonts w:hint="eastAsia"/>
        </w:rPr>
        <w:t>W[</w:t>
      </w:r>
      <w:r w:rsidR="007D27E6">
        <w:rPr>
          <w:rFonts w:hint="eastAsia"/>
        </w:rPr>
        <w:t>D</w:t>
      </w:r>
      <w:r>
        <w:rPr>
          <w:rFonts w:hint="eastAsia"/>
        </w:rPr>
        <w:t>rum_normal_vapor]</w:t>
      </w:r>
      <w:r w:rsidR="00DB3F56">
        <w:rPr>
          <w:rFonts w:hint="eastAsia"/>
        </w:rPr>
        <w:t>（</w:t>
      </w:r>
      <w:proofErr w:type="gramStart"/>
      <w:r w:rsidR="00DB3F56">
        <w:rPr>
          <w:rFonts w:hint="eastAsia"/>
        </w:rPr>
        <w:t>即罐正常</w:t>
      </w:r>
      <w:proofErr w:type="gramEnd"/>
      <w:r w:rsidR="00DB3F56">
        <w:rPr>
          <w:rFonts w:hint="eastAsia"/>
        </w:rPr>
        <w:t>工况下的气相出口流量）</w:t>
      </w:r>
      <w:r>
        <w:rPr>
          <w:rFonts w:hint="eastAsia"/>
        </w:rPr>
        <w:t>即可</w:t>
      </w:r>
      <w:r w:rsidR="00253068">
        <w:rPr>
          <w:rFonts w:hint="eastAsia"/>
        </w:rPr>
        <w:t>。</w:t>
      </w:r>
    </w:p>
    <w:p w:rsidR="00D17620" w:rsidRDefault="00D17620" w:rsidP="00DC7A7A">
      <w:pPr>
        <w:pStyle w:val="20"/>
        <w:spacing w:before="156" w:after="156"/>
      </w:pPr>
      <w:bookmarkStart w:id="31" w:name="_Toc382316015"/>
      <w:r>
        <w:rPr>
          <w:rFonts w:hint="eastAsia"/>
        </w:rPr>
        <w:t>火灾</w:t>
      </w:r>
      <w:r>
        <w:rPr>
          <w:rFonts w:hint="eastAsia"/>
        </w:rPr>
        <w:t>-Fire</w:t>
      </w:r>
      <w:bookmarkEnd w:id="31"/>
    </w:p>
    <w:p w:rsidR="00D72F4E" w:rsidRDefault="00D72F4E" w:rsidP="00E427ED">
      <w:pPr>
        <w:spacing w:after="156"/>
      </w:pPr>
      <w:r>
        <w:rPr>
          <w:rFonts w:hint="eastAsia"/>
        </w:rPr>
        <w:t>参照附件</w:t>
      </w:r>
      <w:r>
        <w:rPr>
          <w:rFonts w:hint="eastAsia"/>
        </w:rPr>
        <w:t>3</w:t>
      </w:r>
      <w:r>
        <w:rPr>
          <w:rFonts w:hint="eastAsia"/>
        </w:rPr>
        <w:t>中罐类的计算方法</w:t>
      </w:r>
      <w:r w:rsidR="00AC53CA">
        <w:rPr>
          <w:rFonts w:hint="eastAsia"/>
        </w:rPr>
        <w:t>和界面设计</w:t>
      </w:r>
      <w:r>
        <w:rPr>
          <w:rFonts w:hint="eastAsia"/>
        </w:rPr>
        <w:t>。</w:t>
      </w:r>
    </w:p>
    <w:p w:rsidR="00952FDE" w:rsidRDefault="00952FDE" w:rsidP="00DC7A7A">
      <w:pPr>
        <w:pStyle w:val="20"/>
        <w:spacing w:before="156" w:after="156"/>
      </w:pPr>
      <w:bookmarkStart w:id="32" w:name="_Toc382316016"/>
      <w:r>
        <w:rPr>
          <w:rFonts w:hint="eastAsia"/>
        </w:rPr>
        <w:t>紧急泄压</w:t>
      </w:r>
      <w:r>
        <w:rPr>
          <w:rFonts w:hint="eastAsia"/>
        </w:rPr>
        <w:t>-Depressuring</w:t>
      </w:r>
      <w:bookmarkEnd w:id="32"/>
    </w:p>
    <w:p w:rsidR="007E49B1" w:rsidRDefault="0027479A" w:rsidP="00E427ED">
      <w:pPr>
        <w:spacing w:after="156"/>
      </w:pPr>
      <w:r>
        <w:rPr>
          <w:rFonts w:hint="eastAsia"/>
        </w:rPr>
        <w:t>参照附件</w:t>
      </w:r>
      <w:r>
        <w:rPr>
          <w:rFonts w:hint="eastAsia"/>
        </w:rPr>
        <w:t>4</w:t>
      </w:r>
      <w:r>
        <w:rPr>
          <w:rFonts w:hint="eastAsia"/>
        </w:rPr>
        <w:t>计算。</w:t>
      </w:r>
    </w:p>
    <w:p w:rsidR="007E49B1" w:rsidRPr="00ED32F7" w:rsidRDefault="002466E7" w:rsidP="00DC7A7A">
      <w:pPr>
        <w:pStyle w:val="20"/>
        <w:spacing w:before="156" w:after="156"/>
      </w:pPr>
      <w:bookmarkStart w:id="33" w:name="_Toc382316017"/>
      <w:r>
        <w:rPr>
          <w:rFonts w:hint="eastAsia"/>
        </w:rPr>
        <w:t>其它</w:t>
      </w:r>
      <w:r w:rsidR="007E49B1">
        <w:rPr>
          <w:rFonts w:hint="eastAsia"/>
        </w:rPr>
        <w:t>工况</w:t>
      </w:r>
      <w:r w:rsidR="007E49B1">
        <w:rPr>
          <w:rFonts w:hint="eastAsia"/>
        </w:rPr>
        <w:t>-Other Scenario</w:t>
      </w:r>
      <w:bookmarkEnd w:id="33"/>
    </w:p>
    <w:p w:rsidR="007E49B1" w:rsidRDefault="007E49B1" w:rsidP="00E427ED">
      <w:pPr>
        <w:spacing w:after="156"/>
      </w:pPr>
      <w:r>
        <w:rPr>
          <w:rFonts w:hint="eastAsia"/>
        </w:rPr>
        <w:t>用户自定义</w:t>
      </w:r>
      <w:r>
        <w:rPr>
          <w:rFonts w:hint="eastAsia"/>
        </w:rPr>
        <w:t>Scenario Name, W[relief], MW[relief], T[relief]</w:t>
      </w:r>
      <w:r>
        <w:rPr>
          <w:rFonts w:hint="eastAsia"/>
        </w:rPr>
        <w:t>。</w:t>
      </w:r>
    </w:p>
    <w:p w:rsidR="00C3126A" w:rsidRDefault="00C3126A" w:rsidP="00E427ED">
      <w:pPr>
        <w:widowControl/>
        <w:spacing w:after="156"/>
        <w:jc w:val="left"/>
        <w:rPr>
          <w:b/>
          <w:sz w:val="32"/>
        </w:rPr>
      </w:pPr>
      <w:r>
        <w:br w:type="page"/>
      </w:r>
    </w:p>
    <w:p w:rsidR="00C3126A" w:rsidRDefault="00C3126A" w:rsidP="00C3126A">
      <w:pPr>
        <w:pStyle w:val="1"/>
        <w:spacing w:after="156"/>
        <w:ind w:left="0"/>
      </w:pPr>
      <w:bookmarkStart w:id="34" w:name="_Toc382316018"/>
      <w:r>
        <w:rPr>
          <w:rFonts w:hint="eastAsia"/>
        </w:rPr>
        <w:lastRenderedPageBreak/>
        <w:t>压缩机</w:t>
      </w:r>
      <w:r>
        <w:rPr>
          <w:rFonts w:hint="eastAsia"/>
        </w:rPr>
        <w:t>-Compressor</w:t>
      </w:r>
      <w:bookmarkEnd w:id="34"/>
    </w:p>
    <w:p w:rsidR="001D4392" w:rsidRPr="001D4392" w:rsidRDefault="001D4392" w:rsidP="00E427ED">
      <w:pPr>
        <w:spacing w:after="156"/>
      </w:pPr>
      <w:r>
        <w:rPr>
          <w:rFonts w:hint="eastAsia"/>
        </w:rPr>
        <w:t>一般是指往复式压缩机出口堵塞工况。</w:t>
      </w:r>
    </w:p>
    <w:p w:rsidR="00F37EB7" w:rsidRDefault="00F37EB7" w:rsidP="00DC7A7A">
      <w:pPr>
        <w:pStyle w:val="20"/>
        <w:spacing w:before="156" w:after="156"/>
      </w:pPr>
      <w:bookmarkStart w:id="35" w:name="_Toc382316019"/>
      <w:r>
        <w:rPr>
          <w:rFonts w:hint="eastAsia"/>
        </w:rPr>
        <w:t>离心式压缩机</w:t>
      </w:r>
      <w:bookmarkEnd w:id="35"/>
    </w:p>
    <w:p w:rsidR="00F37EB7" w:rsidRDefault="00F37EB7" w:rsidP="00DC7A7A">
      <w:pPr>
        <w:pStyle w:val="3"/>
        <w:spacing w:before="156" w:after="156"/>
      </w:pPr>
      <w:bookmarkStart w:id="36" w:name="_Toc382316020"/>
      <w:r>
        <w:rPr>
          <w:rFonts w:hint="eastAsia"/>
        </w:rPr>
        <w:t>出口堵塞</w:t>
      </w:r>
      <w:r>
        <w:rPr>
          <w:rFonts w:hint="eastAsia"/>
        </w:rPr>
        <w:t>-Blocked outlet</w:t>
      </w:r>
      <w:bookmarkEnd w:id="36"/>
    </w:p>
    <w:p w:rsidR="00F37EB7" w:rsidRDefault="00AC29DF" w:rsidP="00E427ED">
      <w:pPr>
        <w:pStyle w:val="a6"/>
        <w:numPr>
          <w:ilvl w:val="0"/>
          <w:numId w:val="35"/>
        </w:numPr>
        <w:spacing w:after="156"/>
        <w:ind w:firstLineChars="0"/>
      </w:pPr>
      <w:r>
        <w:rPr>
          <w:rFonts w:hint="eastAsia"/>
        </w:rPr>
        <w:t>计算方法</w:t>
      </w:r>
    </w:p>
    <w:p w:rsidR="00416D25" w:rsidRDefault="005B1FAF" w:rsidP="00E427ED">
      <w:pPr>
        <w:pStyle w:val="a6"/>
        <w:numPr>
          <w:ilvl w:val="1"/>
          <w:numId w:val="35"/>
        </w:numPr>
        <w:spacing w:after="156"/>
        <w:ind w:firstLineChars="0"/>
      </w:pPr>
      <w:r>
        <w:rPr>
          <w:rFonts w:hint="eastAsia"/>
        </w:rPr>
        <w:t>简化</w:t>
      </w:r>
      <w:r>
        <w:rPr>
          <w:rFonts w:hint="eastAsia"/>
        </w:rPr>
        <w:t>-Simpli</w:t>
      </w:r>
      <w:r w:rsidR="00802222">
        <w:rPr>
          <w:rFonts w:hint="eastAsia"/>
        </w:rPr>
        <w:t>fi</w:t>
      </w:r>
      <w:r>
        <w:rPr>
          <w:rFonts w:hint="eastAsia"/>
        </w:rPr>
        <w:t>ed</w:t>
      </w:r>
      <w:r>
        <w:rPr>
          <w:rFonts w:hint="eastAsia"/>
        </w:rPr>
        <w:t>：直接给定</w:t>
      </w:r>
      <w:r>
        <w:rPr>
          <w:rFonts w:hint="eastAsia"/>
        </w:rPr>
        <w:t>Scale</w:t>
      </w:r>
      <w:r w:rsidR="00F3095B">
        <w:rPr>
          <w:rFonts w:hint="eastAsia"/>
        </w:rPr>
        <w:t>（</w:t>
      </w:r>
      <w:r w:rsidR="00F3095B">
        <w:rPr>
          <w:rFonts w:hint="eastAsia"/>
        </w:rPr>
        <w:t>Scale&gt;=1</w:t>
      </w:r>
      <w:r w:rsidR="00F3095B">
        <w:rPr>
          <w:rFonts w:hint="eastAsia"/>
        </w:rPr>
        <w:t>，缺省为</w:t>
      </w:r>
      <w:r w:rsidR="00F3095B">
        <w:rPr>
          <w:rFonts w:hint="eastAsia"/>
        </w:rPr>
        <w:t>1</w:t>
      </w:r>
      <w:r w:rsidR="00F3095B">
        <w:rPr>
          <w:rFonts w:hint="eastAsia"/>
        </w:rPr>
        <w:t>）</w:t>
      </w:r>
      <w:r>
        <w:rPr>
          <w:rFonts w:hint="eastAsia"/>
        </w:rPr>
        <w:t>，即</w:t>
      </w:r>
    </w:p>
    <w:p w:rsidR="005B1FAF" w:rsidRDefault="005B1FAF" w:rsidP="00E427ED">
      <w:pPr>
        <w:pStyle w:val="a6"/>
        <w:numPr>
          <w:ilvl w:val="2"/>
          <w:numId w:val="35"/>
        </w:numPr>
        <w:spacing w:after="156"/>
        <w:ind w:firstLineChars="0"/>
      </w:pPr>
      <w:r>
        <w:rPr>
          <w:rFonts w:hint="eastAsia"/>
        </w:rPr>
        <w:t>W[relief]=W[normal] * scale, kg/hr</w:t>
      </w:r>
    </w:p>
    <w:p w:rsidR="002A0D1C" w:rsidRDefault="002A0D1C" w:rsidP="00E427ED">
      <w:pPr>
        <w:pStyle w:val="a6"/>
        <w:numPr>
          <w:ilvl w:val="2"/>
          <w:numId w:val="35"/>
        </w:numPr>
        <w:spacing w:after="156"/>
        <w:ind w:firstLineChars="0"/>
      </w:pPr>
      <w:r>
        <w:rPr>
          <w:rFonts w:hint="eastAsia"/>
        </w:rPr>
        <w:t>P[relief]=1.1</w:t>
      </w:r>
      <w:r>
        <w:rPr>
          <w:rFonts w:hint="eastAsia"/>
        </w:rPr>
        <w:t>或</w:t>
      </w:r>
      <w:r>
        <w:rPr>
          <w:rFonts w:hint="eastAsia"/>
        </w:rPr>
        <w:t>1.16Pset</w:t>
      </w:r>
    </w:p>
    <w:p w:rsidR="00A82F1E" w:rsidRDefault="00A82F1E" w:rsidP="00A82F1E">
      <w:pPr>
        <w:pStyle w:val="a6"/>
        <w:numPr>
          <w:ilvl w:val="2"/>
          <w:numId w:val="35"/>
        </w:numPr>
        <w:spacing w:after="156"/>
        <w:ind w:firstLineChars="0"/>
      </w:pPr>
      <w:r>
        <w:rPr>
          <w:rFonts w:hint="eastAsia"/>
        </w:rPr>
        <w:t>MW=</w:t>
      </w:r>
      <w:r>
        <w:rPr>
          <w:rFonts w:hint="eastAsia"/>
        </w:rPr>
        <w:t>压缩机出口物流的分子量</w:t>
      </w:r>
    </w:p>
    <w:p w:rsidR="00A82F1E" w:rsidRDefault="00A82F1E" w:rsidP="00A82F1E">
      <w:pPr>
        <w:pStyle w:val="a6"/>
        <w:numPr>
          <w:ilvl w:val="2"/>
          <w:numId w:val="35"/>
        </w:numPr>
        <w:spacing w:after="156"/>
        <w:ind w:firstLineChars="0"/>
      </w:pPr>
      <w:r>
        <w:rPr>
          <w:rFonts w:hint="eastAsia"/>
        </w:rPr>
        <w:t>T[Relief]=</w:t>
      </w:r>
      <w:r w:rsidRPr="00212971">
        <w:rPr>
          <w:rFonts w:hint="eastAsia"/>
        </w:rPr>
        <w:t xml:space="preserve"> </w:t>
      </w:r>
      <w:r>
        <w:rPr>
          <w:rFonts w:hint="eastAsia"/>
        </w:rPr>
        <w:t>压缩机出口物流的温度</w:t>
      </w:r>
    </w:p>
    <w:p w:rsidR="00CB6389" w:rsidRDefault="00CB6389" w:rsidP="00E427ED">
      <w:pPr>
        <w:pStyle w:val="a6"/>
        <w:numPr>
          <w:ilvl w:val="2"/>
          <w:numId w:val="35"/>
        </w:numPr>
        <w:spacing w:after="156"/>
        <w:ind w:firstLineChars="0"/>
      </w:pPr>
      <w:r>
        <w:rPr>
          <w:rFonts w:hint="eastAsia"/>
        </w:rPr>
        <w:t>最大转速下的</w:t>
      </w:r>
      <w:r w:rsidR="00A82F1E">
        <w:rPr>
          <w:rFonts w:hint="eastAsia"/>
        </w:rPr>
        <w:t>喘振控制值、</w:t>
      </w:r>
      <w:r>
        <w:rPr>
          <w:rFonts w:hint="eastAsia"/>
        </w:rPr>
        <w:t>出口压力</w:t>
      </w:r>
      <w:r w:rsidR="00F25F58">
        <w:rPr>
          <w:rFonts w:hint="eastAsia"/>
        </w:rPr>
        <w:t>/</w:t>
      </w:r>
      <w:r w:rsidR="00F25F58">
        <w:rPr>
          <w:rFonts w:hint="eastAsia"/>
        </w:rPr>
        <w:t>流量</w:t>
      </w:r>
      <w:r>
        <w:rPr>
          <w:rFonts w:hint="eastAsia"/>
        </w:rPr>
        <w:t>曲线</w:t>
      </w:r>
      <w:r w:rsidR="00A82F1E">
        <w:rPr>
          <w:rFonts w:hint="eastAsia"/>
        </w:rPr>
        <w:t>；</w:t>
      </w:r>
      <w:r w:rsidR="00F25F58">
        <w:rPr>
          <w:rFonts w:hint="eastAsia"/>
        </w:rPr>
        <w:t>正常转速下的</w:t>
      </w:r>
      <w:r w:rsidR="00A82F1E">
        <w:rPr>
          <w:rFonts w:hint="eastAsia"/>
        </w:rPr>
        <w:t>喘振控制值、</w:t>
      </w:r>
      <w:r w:rsidR="00F25F58">
        <w:rPr>
          <w:rFonts w:hint="eastAsia"/>
        </w:rPr>
        <w:t>出口压力</w:t>
      </w:r>
      <w:r w:rsidR="00F25F58">
        <w:rPr>
          <w:rFonts w:hint="eastAsia"/>
        </w:rPr>
        <w:t>/</w:t>
      </w:r>
      <w:r w:rsidR="00F25F58">
        <w:rPr>
          <w:rFonts w:hint="eastAsia"/>
        </w:rPr>
        <w:t>流量曲线</w:t>
      </w:r>
    </w:p>
    <w:p w:rsidR="00A82F1E" w:rsidRDefault="00A82F1E" w:rsidP="00E427ED">
      <w:pPr>
        <w:pStyle w:val="a6"/>
        <w:numPr>
          <w:ilvl w:val="2"/>
          <w:numId w:val="35"/>
        </w:numPr>
        <w:spacing w:after="156"/>
        <w:ind w:firstLineChars="0"/>
      </w:pPr>
      <w:r>
        <w:rPr>
          <w:rFonts w:hint="eastAsia"/>
        </w:rPr>
        <w:t>压缩机进口压力、密度等</w:t>
      </w:r>
    </w:p>
    <w:p w:rsidR="00A82F1E" w:rsidRDefault="00A82F1E" w:rsidP="00E427ED">
      <w:pPr>
        <w:pStyle w:val="a6"/>
        <w:numPr>
          <w:ilvl w:val="2"/>
          <w:numId w:val="35"/>
        </w:numPr>
        <w:spacing w:after="156"/>
        <w:ind w:firstLineChars="0"/>
      </w:pPr>
      <w:r>
        <w:rPr>
          <w:rFonts w:hint="eastAsia"/>
        </w:rPr>
        <w:t>实际控制流量为</w:t>
      </w:r>
      <w:r>
        <w:rPr>
          <w:rFonts w:hint="eastAsia"/>
        </w:rPr>
        <w:t>1.1*fsurgerate(p)</w:t>
      </w:r>
    </w:p>
    <w:p w:rsidR="000313B9" w:rsidRDefault="000313B9" w:rsidP="00E427ED">
      <w:pPr>
        <w:pStyle w:val="a6"/>
        <w:numPr>
          <w:ilvl w:val="2"/>
          <w:numId w:val="35"/>
        </w:numPr>
        <w:spacing w:after="156"/>
        <w:ind w:firstLineChars="0"/>
      </w:pPr>
      <w:r>
        <w:rPr>
          <w:noProof/>
        </w:rPr>
        <w:drawing>
          <wp:inline distT="0" distB="0" distL="0" distR="0" wp14:anchorId="6FB32628" wp14:editId="46CBBF79">
            <wp:extent cx="3829050" cy="36576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B9" w:rsidRDefault="000313B9" w:rsidP="00E427ED">
      <w:pPr>
        <w:pStyle w:val="a6"/>
        <w:numPr>
          <w:ilvl w:val="2"/>
          <w:numId w:val="35"/>
        </w:numPr>
        <w:spacing w:after="156"/>
        <w:ind w:firstLineChars="0"/>
      </w:pPr>
      <w:r>
        <w:rPr>
          <w:rFonts w:hint="eastAsia"/>
        </w:rPr>
        <w:t>输入两个这样的曲线，一个是正常的，一个是最大流速的</w:t>
      </w:r>
    </w:p>
    <w:p w:rsidR="000313B9" w:rsidRDefault="00B257AB" w:rsidP="00E427ED">
      <w:pPr>
        <w:pStyle w:val="a6"/>
        <w:numPr>
          <w:ilvl w:val="2"/>
          <w:numId w:val="35"/>
        </w:numPr>
        <w:spacing w:after="156"/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16230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441" w:rsidRDefault="00507441" w:rsidP="00E427ED">
      <w:pPr>
        <w:pStyle w:val="a6"/>
        <w:numPr>
          <w:ilvl w:val="2"/>
          <w:numId w:val="35"/>
        </w:numPr>
        <w:spacing w:after="156"/>
        <w:ind w:firstLineChars="0"/>
      </w:pPr>
      <w:r>
        <w:rPr>
          <w:rFonts w:hint="eastAsia"/>
        </w:rPr>
        <w:t>步骤：</w:t>
      </w:r>
      <w:r>
        <w:rPr>
          <w:rFonts w:hint="eastAsia"/>
        </w:rPr>
        <w:t xml:space="preserve">1 </w:t>
      </w:r>
      <w:r>
        <w:rPr>
          <w:rFonts w:hint="eastAsia"/>
        </w:rPr>
        <w:t>用户输入最大转速和正常转速的性能曲线、喘振点；从喘振点开始输，第一个点默认为喘振点（压力、流量）。流量必须递增、压力必须递减。</w:t>
      </w:r>
    </w:p>
    <w:p w:rsidR="00507441" w:rsidRDefault="00507441" w:rsidP="00507441">
      <w:pPr>
        <w:widowControl/>
        <w:jc w:val="left"/>
      </w:pPr>
      <w:r>
        <w:rPr>
          <w:rFonts w:hint="eastAsia"/>
        </w:rPr>
        <w:t xml:space="preserve">                 2 </w:t>
      </w:r>
      <w:r>
        <w:rPr>
          <w:rFonts w:hint="eastAsia"/>
        </w:rPr>
        <w:t>两个喘振点连成一个曲线，喘振线</w:t>
      </w:r>
      <w:r>
        <w:rPr>
          <w:rFonts w:hint="eastAsia"/>
        </w:rPr>
        <w:t xml:space="preserve"> f=g(p) </w:t>
      </w:r>
      <w:r>
        <w:rPr>
          <w:rFonts w:hint="eastAsia"/>
        </w:rPr>
        <w:t>，流量</w:t>
      </w:r>
      <w:r>
        <w:rPr>
          <w:rFonts w:hint="eastAsia"/>
        </w:rPr>
        <w:t>=g</w:t>
      </w:r>
      <w:r>
        <w:rPr>
          <w:rFonts w:hint="eastAsia"/>
        </w:rPr>
        <w:t>（压力）</w:t>
      </w:r>
    </w:p>
    <w:p w:rsidR="00507441" w:rsidRDefault="00507441" w:rsidP="00507441">
      <w:pPr>
        <w:widowControl/>
        <w:jc w:val="left"/>
      </w:pPr>
      <w:r>
        <w:rPr>
          <w:rFonts w:hint="eastAsia"/>
        </w:rPr>
        <w:t xml:space="preserve">                 3  1.1</w:t>
      </w:r>
      <w:r>
        <w:rPr>
          <w:rFonts w:hint="eastAsia"/>
        </w:rPr>
        <w:t>倍的喘振线得到喘振控制线。</w:t>
      </w:r>
    </w:p>
    <w:p w:rsidR="00507441" w:rsidRDefault="00507441" w:rsidP="00507441">
      <w:pPr>
        <w:widowControl/>
        <w:jc w:val="left"/>
      </w:pPr>
      <w:r>
        <w:rPr>
          <w:rFonts w:hint="eastAsia"/>
        </w:rPr>
        <w:t xml:space="preserve">                 4 </w:t>
      </w:r>
      <w:r>
        <w:rPr>
          <w:rFonts w:hint="eastAsia"/>
        </w:rPr>
        <w:t>求最大转速下的喘振控制线上的流量</w:t>
      </w:r>
      <w:r>
        <w:rPr>
          <w:rFonts w:hint="eastAsia"/>
        </w:rPr>
        <w:t xml:space="preserve"> Fs</w:t>
      </w:r>
      <w:r>
        <w:rPr>
          <w:rFonts w:hint="eastAsia"/>
        </w:rPr>
        <w:t>和压力</w:t>
      </w:r>
      <w:r w:rsidR="005435D2">
        <w:rPr>
          <w:rFonts w:hint="eastAsia"/>
        </w:rPr>
        <w:t>Ps</w:t>
      </w:r>
    </w:p>
    <w:p w:rsidR="00507441" w:rsidRDefault="00507441" w:rsidP="00507441">
      <w:pPr>
        <w:widowControl/>
        <w:jc w:val="left"/>
      </w:pPr>
      <w:r>
        <w:rPr>
          <w:rFonts w:hint="eastAsia"/>
        </w:rPr>
        <w:t xml:space="preserve">                 5 </w:t>
      </w:r>
      <w:r w:rsidR="005435D2">
        <w:rPr>
          <w:rFonts w:hint="eastAsia"/>
        </w:rPr>
        <w:t>判断</w:t>
      </w:r>
      <w:r w:rsidR="005435D2">
        <w:rPr>
          <w:rFonts w:hint="eastAsia"/>
        </w:rPr>
        <w:t xml:space="preserve">Pdesign </w:t>
      </w:r>
      <w:r w:rsidR="005435D2">
        <w:rPr>
          <w:rFonts w:hint="eastAsia"/>
        </w:rPr>
        <w:t>小于</w:t>
      </w:r>
      <w:r w:rsidR="005435D2">
        <w:rPr>
          <w:rFonts w:hint="eastAsia"/>
        </w:rPr>
        <w:t xml:space="preserve"> Ps </w:t>
      </w:r>
      <w:r w:rsidR="005435D2">
        <w:rPr>
          <w:rFonts w:hint="eastAsia"/>
        </w:rPr>
        <w:t>，直接插值求</w:t>
      </w:r>
      <w:r w:rsidR="00B257AB">
        <w:rPr>
          <w:rFonts w:hint="eastAsia"/>
        </w:rPr>
        <w:t>Fd</w:t>
      </w:r>
      <w:r w:rsidR="00B257AB">
        <w:rPr>
          <w:rFonts w:hint="eastAsia"/>
        </w:rPr>
        <w:t>，即得到泄放量</w:t>
      </w:r>
    </w:p>
    <w:p w:rsidR="00B257AB" w:rsidRDefault="00B257AB" w:rsidP="00507441">
      <w:pPr>
        <w:widowControl/>
        <w:jc w:val="left"/>
      </w:pPr>
      <w:r>
        <w:rPr>
          <w:rFonts w:hint="eastAsia"/>
        </w:rPr>
        <w:t xml:space="preserve">                 </w:t>
      </w:r>
      <w:r>
        <w:rPr>
          <w:rFonts w:hint="eastAsia"/>
        </w:rPr>
        <w:t>如果</w:t>
      </w:r>
      <w:r>
        <w:rPr>
          <w:rFonts w:hint="eastAsia"/>
        </w:rPr>
        <w:t xml:space="preserve"> Pdesign</w:t>
      </w:r>
      <w:r>
        <w:rPr>
          <w:rFonts w:hint="eastAsia"/>
        </w:rPr>
        <w:t>大于</w:t>
      </w:r>
      <w:r>
        <w:rPr>
          <w:rFonts w:hint="eastAsia"/>
        </w:rPr>
        <w:t>Ps</w:t>
      </w:r>
      <w:r>
        <w:rPr>
          <w:rFonts w:hint="eastAsia"/>
        </w:rPr>
        <w:t>且小于</w:t>
      </w:r>
      <w:r>
        <w:rPr>
          <w:rFonts w:hint="eastAsia"/>
        </w:rPr>
        <w:t>Psa</w:t>
      </w:r>
      <w:r>
        <w:rPr>
          <w:rFonts w:hint="eastAsia"/>
        </w:rPr>
        <w:t>那么泄放量</w:t>
      </w:r>
      <w:r>
        <w:rPr>
          <w:rFonts w:hint="eastAsia"/>
        </w:rPr>
        <w:t>Fs</w:t>
      </w:r>
    </w:p>
    <w:p w:rsidR="00B257AB" w:rsidRDefault="00B257AB" w:rsidP="00507441">
      <w:pPr>
        <w:widowControl/>
        <w:jc w:val="left"/>
      </w:pPr>
      <w:r>
        <w:rPr>
          <w:rFonts w:hint="eastAsia"/>
        </w:rPr>
        <w:t xml:space="preserve">                 </w:t>
      </w:r>
      <w:r>
        <w:rPr>
          <w:rFonts w:hint="eastAsia"/>
        </w:rPr>
        <w:t>如果</w:t>
      </w:r>
      <w:r>
        <w:rPr>
          <w:rFonts w:hint="eastAsia"/>
        </w:rPr>
        <w:t>Pdesign</w:t>
      </w:r>
      <w:r>
        <w:rPr>
          <w:rFonts w:hint="eastAsia"/>
        </w:rPr>
        <w:t>大于</w:t>
      </w:r>
      <w:r>
        <w:rPr>
          <w:rFonts w:hint="eastAsia"/>
        </w:rPr>
        <w:t xml:space="preserve">Psa </w:t>
      </w:r>
      <w:r>
        <w:rPr>
          <w:rFonts w:hint="eastAsia"/>
        </w:rPr>
        <w:t>没有泄放量</w:t>
      </w:r>
    </w:p>
    <w:p w:rsidR="00C0631E" w:rsidRDefault="00C0631E" w:rsidP="00507441">
      <w:pPr>
        <w:widowControl/>
        <w:jc w:val="left"/>
      </w:pPr>
      <w:r>
        <w:rPr>
          <w:noProof/>
        </w:rPr>
        <w:drawing>
          <wp:inline distT="0" distB="0" distL="0" distR="0" wp14:anchorId="1CF1C15D" wp14:editId="66DE146A">
            <wp:extent cx="5274310" cy="230018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1E" w:rsidRDefault="00C0631E" w:rsidP="00507441">
      <w:pPr>
        <w:widowControl/>
        <w:jc w:val="left"/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000B8ED" wp14:editId="3A9442E0">
            <wp:extent cx="5040369" cy="1015074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3786" cy="101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1E" w:rsidRDefault="00C0631E" w:rsidP="00507441">
      <w:pPr>
        <w:widowControl/>
        <w:jc w:val="left"/>
      </w:pPr>
    </w:p>
    <w:p w:rsidR="00C0631E" w:rsidRDefault="00C0631E" w:rsidP="00507441">
      <w:pPr>
        <w:widowControl/>
        <w:jc w:val="left"/>
      </w:pPr>
      <w:r>
        <w:rPr>
          <w:rFonts w:hint="eastAsia"/>
        </w:rPr>
        <w:lastRenderedPageBreak/>
        <w:t>斜率</w:t>
      </w:r>
      <w:r>
        <w:rPr>
          <w:rFonts w:hint="eastAsia"/>
        </w:rPr>
        <w:t>-2Mpag/1000m3/hr</w:t>
      </w:r>
      <w:r w:rsidR="00E6485A">
        <w:rPr>
          <w:rFonts w:hint="eastAsia"/>
        </w:rPr>
        <w:t>？</w:t>
      </w:r>
      <w:r w:rsidR="00E6485A">
        <w:rPr>
          <w:rFonts w:hint="eastAsia"/>
        </w:rPr>
        <w:t xml:space="preserve">   </w:t>
      </w:r>
      <w:r w:rsidR="00E6485A">
        <w:rPr>
          <w:rFonts w:hint="eastAsia"/>
        </w:rPr>
        <w:t>根据</w:t>
      </w:r>
      <w:r w:rsidR="00E6485A">
        <w:rPr>
          <w:rFonts w:hint="eastAsia"/>
        </w:rPr>
        <w:t>normal</w:t>
      </w:r>
      <w:r w:rsidR="00E6485A">
        <w:rPr>
          <w:rFonts w:hint="eastAsia"/>
        </w:rPr>
        <w:t>的点来确定</w:t>
      </w:r>
      <w:r w:rsidR="00E6485A">
        <w:rPr>
          <w:rFonts w:hint="eastAsia"/>
        </w:rPr>
        <w:t xml:space="preserve"> </w:t>
      </w:r>
      <w:r w:rsidR="00E6485A">
        <w:rPr>
          <w:rFonts w:hint="eastAsia"/>
        </w:rPr>
        <w:t>增加</w:t>
      </w:r>
      <w:r w:rsidR="00E6485A">
        <w:rPr>
          <w:rFonts w:hint="eastAsia"/>
        </w:rPr>
        <w:t>20%</w:t>
      </w:r>
      <w:r w:rsidR="00E6485A">
        <w:rPr>
          <w:rFonts w:hint="eastAsia"/>
        </w:rPr>
        <w:t>的正常流量，同时压力降低</w:t>
      </w:r>
      <w:r w:rsidR="00E6485A">
        <w:rPr>
          <w:rFonts w:hint="eastAsia"/>
        </w:rPr>
        <w:t>5%</w:t>
      </w:r>
      <w:r w:rsidR="00E6485A">
        <w:rPr>
          <w:rFonts w:hint="eastAsia"/>
        </w:rPr>
        <w:t>？，斜率</w:t>
      </w:r>
      <w:r w:rsidR="00F82126">
        <w:rPr>
          <w:rFonts w:hint="eastAsia"/>
        </w:rPr>
        <w:t>-</w:t>
      </w:r>
      <w:r w:rsidR="00E6485A">
        <w:rPr>
          <w:rFonts w:hint="eastAsia"/>
        </w:rPr>
        <w:t>0.25</w:t>
      </w:r>
      <w:r w:rsidR="00E6485A">
        <w:rPr>
          <w:rFonts w:hint="eastAsia"/>
        </w:rPr>
        <w:t>？</w:t>
      </w:r>
    </w:p>
    <w:p w:rsidR="00C0631E" w:rsidRPr="00507441" w:rsidRDefault="00C0631E" w:rsidP="00507441">
      <w:pPr>
        <w:widowControl/>
        <w:jc w:val="left"/>
      </w:pPr>
    </w:p>
    <w:p w:rsidR="005B1FAF" w:rsidRDefault="005B1FAF" w:rsidP="00E427ED">
      <w:pPr>
        <w:pStyle w:val="a6"/>
        <w:numPr>
          <w:ilvl w:val="1"/>
          <w:numId w:val="35"/>
        </w:numPr>
        <w:spacing w:after="156"/>
        <w:ind w:firstLineChars="0"/>
      </w:pPr>
      <w:r>
        <w:rPr>
          <w:rFonts w:hint="eastAsia"/>
        </w:rPr>
        <w:t>详细</w:t>
      </w:r>
      <w:r w:rsidR="00802222">
        <w:rPr>
          <w:rFonts w:hint="eastAsia"/>
        </w:rPr>
        <w:t>-D</w:t>
      </w:r>
      <w:r>
        <w:rPr>
          <w:rFonts w:hint="eastAsia"/>
        </w:rPr>
        <w:t>etailed</w:t>
      </w:r>
      <w:r>
        <w:rPr>
          <w:rFonts w:hint="eastAsia"/>
        </w:rPr>
        <w:t>：根据压缩机驱动类型、性能曲线等计算</w:t>
      </w:r>
      <w:r w:rsidR="008C04E7">
        <w:rPr>
          <w:rFonts w:hint="eastAsia"/>
        </w:rPr>
        <w:t>，如下框图</w:t>
      </w:r>
    </w:p>
    <w:p w:rsidR="00DF77BF" w:rsidRDefault="007D145E" w:rsidP="00E427ED">
      <w:pPr>
        <w:pStyle w:val="a6"/>
        <w:spacing w:after="156"/>
        <w:ind w:left="840" w:firstLineChars="0" w:firstLine="0"/>
      </w:pPr>
      <w:r w:rsidRPr="007D145E">
        <w:rPr>
          <w:noProof/>
        </w:rPr>
        <mc:AlternateContent>
          <mc:Choice Requires="wpg">
            <w:drawing>
              <wp:inline distT="0" distB="0" distL="0" distR="0" wp14:anchorId="73B47217" wp14:editId="6C89D48A">
                <wp:extent cx="8572500" cy="4439790"/>
                <wp:effectExtent l="0" t="0" r="0" b="37465"/>
                <wp:docPr id="148" name="组合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2500" cy="4439790"/>
                          <a:chOff x="0" y="46946"/>
                          <a:chExt cx="9144000" cy="4825116"/>
                        </a:xfrm>
                      </wpg:grpSpPr>
                      <wps:wsp>
                        <wps:cNvPr id="149" name="矩形 149"/>
                        <wps:cNvSpPr/>
                        <wps:spPr>
                          <a:xfrm>
                            <a:off x="35496" y="118954"/>
                            <a:ext cx="3456384" cy="648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If turbine-driven?</w:t>
                              </w:r>
                              <w:proofErr w:type="gram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0" name="直接箭头连接符 150"/>
                        <wps:cNvCnPr>
                          <a:stCxn id="149" idx="2"/>
                        </wps:cNvCnPr>
                        <wps:spPr>
                          <a:xfrm>
                            <a:off x="1763688" y="767026"/>
                            <a:ext cx="7368" cy="57606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直接箭头连接符 151"/>
                        <wps:cNvCnPr>
                          <a:stCxn id="149" idx="3"/>
                        </wps:cNvCnPr>
                        <wps:spPr>
                          <a:xfrm>
                            <a:off x="3491880" y="442990"/>
                            <a:ext cx="648072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TextBox 6"/>
                        <wps:cNvSpPr txBox="1"/>
                        <wps:spPr>
                          <a:xfrm>
                            <a:off x="3707904" y="46946"/>
                            <a:ext cx="28829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3" name="TextBox 10"/>
                        <wps:cNvSpPr txBox="1"/>
                        <wps:spPr>
                          <a:xfrm>
                            <a:off x="1835696" y="838999"/>
                            <a:ext cx="28765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4" name="TextBox 14"/>
                        <wps:cNvSpPr txBox="1"/>
                        <wps:spPr>
                          <a:xfrm>
                            <a:off x="4211960" y="262961"/>
                            <a:ext cx="453644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P[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max_discharge]=P[surge_at_Normal_speed]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" name="矩形 156"/>
                        <wps:cNvSpPr/>
                        <wps:spPr>
                          <a:xfrm>
                            <a:off x="0" y="2423790"/>
                            <a:ext cx="3456384" cy="648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P[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Max_discharge] &gt; P[Design]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7" name="直接箭头连接符 157"/>
                        <wps:cNvCnPr>
                          <a:stCxn id="156" idx="2"/>
                        </wps:cNvCnPr>
                        <wps:spPr>
                          <a:xfrm>
                            <a:off x="1728192" y="3071862"/>
                            <a:ext cx="7368" cy="57606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直接箭头连接符 158"/>
                        <wps:cNvCnPr>
                          <a:stCxn id="156" idx="3"/>
                        </wps:cNvCnPr>
                        <wps:spPr>
                          <a:xfrm>
                            <a:off x="3456384" y="2747826"/>
                            <a:ext cx="648072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TextBox 25"/>
                        <wps:cNvSpPr txBox="1"/>
                        <wps:spPr>
                          <a:xfrm>
                            <a:off x="3672408" y="2351633"/>
                            <a:ext cx="28829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0" name="TextBox 26"/>
                        <wps:cNvSpPr txBox="1"/>
                        <wps:spPr>
                          <a:xfrm>
                            <a:off x="1800200" y="3143670"/>
                            <a:ext cx="28829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1" name="TextBox 27"/>
                        <wps:cNvSpPr txBox="1"/>
                        <wps:spPr>
                          <a:xfrm>
                            <a:off x="4176464" y="2567643"/>
                            <a:ext cx="172847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W[relief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]=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2" name="TextBox 28"/>
                        <wps:cNvSpPr txBox="1"/>
                        <wps:spPr>
                          <a:xfrm>
                            <a:off x="0" y="1340686"/>
                            <a:ext cx="6228080" cy="883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P[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max_discharge]=P[surge_at_max_speed]</w:t>
                              </w:r>
                            </w:p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Max speed/normal speed = 1.05 or 1.1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3" name="矩形 163"/>
                        <wps:cNvSpPr/>
                        <wps:spPr>
                          <a:xfrm>
                            <a:off x="0" y="3647926"/>
                            <a:ext cx="3456384" cy="648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If turbine-driven?</w:t>
                              </w:r>
                              <w:proofErr w:type="gram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4" name="直接箭头连接符 164"/>
                        <wps:cNvCnPr>
                          <a:stCxn id="163" idx="2"/>
                        </wps:cNvCnPr>
                        <wps:spPr>
                          <a:xfrm>
                            <a:off x="1728192" y="4295998"/>
                            <a:ext cx="7368" cy="57606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" name="直接箭头连接符 165"/>
                        <wps:cNvCnPr>
                          <a:stCxn id="163" idx="3"/>
                        </wps:cNvCnPr>
                        <wps:spPr>
                          <a:xfrm>
                            <a:off x="3456384" y="3971962"/>
                            <a:ext cx="648072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TextBox 32"/>
                        <wps:cNvSpPr txBox="1"/>
                        <wps:spPr>
                          <a:xfrm>
                            <a:off x="3672408" y="3575690"/>
                            <a:ext cx="28829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7" name="TextBox 33"/>
                        <wps:cNvSpPr txBox="1"/>
                        <wps:spPr>
                          <a:xfrm>
                            <a:off x="1800200" y="4367727"/>
                            <a:ext cx="28829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8" name="直接连接符 168"/>
                        <wps:cNvCnPr/>
                        <wps:spPr>
                          <a:xfrm>
                            <a:off x="0" y="2204864"/>
                            <a:ext cx="91440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椭圆 169"/>
                        <wps:cNvSpPr/>
                        <wps:spPr>
                          <a:xfrm>
                            <a:off x="7596336" y="1412776"/>
                            <a:ext cx="576064" cy="50405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64"/>
                                  <w:szCs w:val="64"/>
                                </w:rPr>
                                <w:t>1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0" name="椭圆 170"/>
                        <wps:cNvSpPr/>
                        <wps:spPr>
                          <a:xfrm>
                            <a:off x="7668344" y="2493476"/>
                            <a:ext cx="576064" cy="50405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64"/>
                                  <w:szCs w:val="64"/>
                                </w:rPr>
                                <w:t>2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1" name="TextBox 40"/>
                        <wps:cNvSpPr txBox="1"/>
                        <wps:spPr>
                          <a:xfrm>
                            <a:off x="4283968" y="3789379"/>
                            <a:ext cx="345694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W[relief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]=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W[normal_flow], kg/hr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48" o:spid="_x0000_s1068" style="width:675pt;height:349.6pt;mso-position-horizontal-relative:char;mso-position-vertical-relative:line" coordorigin=",469" coordsize="91440,48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">
                <v:rect id="矩形 149" o:spid="_x0000_s1069" style="position:absolute;left:354;top:1189;width:34564;height:64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zdx8QA&#10;AADcAAAADwAAAGRycy9kb3ducmV2LnhtbERPS2sCMRC+C/6HMIVeRLOVUnQ1igjWRWihPg7ehs24&#10;WbqZhE2q239vCgVv8/E9Z77sbCOu1IbasYKXUQaCuHS65krB8bAZTkCEiKyxcUwKfinActHvzTHX&#10;7sZfdN3HSqQQDjkqMDH6XMpQGrIYRs4TJ+7iWosxwbaSusVbCreNHGfZm7RYc2ow6GltqPze/1gF&#10;m60ZrOTu4+SL8Hmx48K/bwdnpZ6futUMRKQuPsT/7kKn+a9T+HsmXS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M3cfEAAAA3AAAAA8AAAAAAAAAAAAAAAAAmAIAAGRycy9k&#10;b3ducmV2LnhtbFBLBQYAAAAABAAEAPUAAACJAwAAAAA=&#10;" filled="f" strokecolor="black [3213]" strokeweight="2pt">
                  <v:textbox>
                    <w:txbxContent>
                      <w:p w:rsidR="00427FB1" w:rsidRDefault="00427FB1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If turbine-driven?</w:t>
                        </w:r>
                        <w:proofErr w:type="gramEnd"/>
                      </w:p>
                    </w:txbxContent>
                  </v:textbox>
                </v:rect>
                <v:shape id="直接箭头连接符 150" o:spid="_x0000_s1070" type="#_x0000_t32" style="position:absolute;left:17636;top:7670;width:74;height:57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3PpscAAADcAAAADwAAAGRycy9kb3ducmV2LnhtbESPT0vDQBDF74LfYRmhN7tRqNq02xLE&#10;UkWK9A+U3obsmKRmZ0N2m6Tf3jkI3mZ4b977zXw5uFp11IbKs4GHcQKKOPe24sLAYb+6fwEVIrLF&#10;2jMZuFKA5eL2Zo6p9T1vqdvFQkkIhxQNlDE2qdYhL8lhGPuGWLRv3zqMsraFti32Eu5q/ZgkT9ph&#10;xdJQYkOvJeU/u4szsNnHz37VXJ/Px/PH29cas+mpy4wZ3Q3ZDFSkIf6b/67freBPBF+ekQn0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nc+mxwAAANwAAAAPAAAAAAAA&#10;AAAAAAAAAKECAABkcnMvZG93bnJldi54bWxQSwUGAAAAAAQABAD5AAAAlQMAAAAA&#10;" strokecolor="black [3213]" strokeweight="2.25pt">
                  <v:stroke endarrow="open"/>
                </v:shape>
                <v:shape id="直接箭头连接符 151" o:spid="_x0000_s1071" type="#_x0000_t32" style="position:absolute;left:34918;top:4429;width:64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FqPcQAAADcAAAADwAAAGRycy9kb3ducmV2LnhtbERP22rCQBB9L/gPywh9qxsLbTW6SiiV&#10;WkTEC4hvQ3ZMotnZkF2T+PduodC3OZzrTOedKUVDtSssKxgOIhDEqdUFZwoO+8XLCITzyBpLy6Tg&#10;Tg7ms97TFGNtW95Ss/OZCCHsYlSQe1/FUro0J4NuYCviwJ1tbdAHWGdS19iGcFPK1yh6lwYLDg05&#10;VvSZU3rd3YyC9d6v2kV1/7gcLz9fm29MxqcmUeq53yUTEJ46/y/+cy91mP82hN9nwgVy9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0Wo9xAAAANwAAAAPAAAAAAAAAAAA&#10;AAAAAKECAABkcnMvZG93bnJldi54bWxQSwUGAAAAAAQABAD5AAAAkgMAAAAA&#10;" strokecolor="black [3213]" strokeweight="2.25pt">
                  <v:stroke endarrow="open"/>
                </v:shape>
                <v:shape id="TextBox 6" o:spid="_x0000_s1072" type="#_x0000_t202" style="position:absolute;left:37079;top:469;width:2882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0LEcIA&#10;AADcAAAADwAAAGRycy9kb3ducmV2LnhtbERPTWvCQBC9C/6HZQRvZldppKZZpbQUPFm0rdDbkB2T&#10;YHY2ZLdJ/PfdQsHbPN7n5LvRNqKnzteONSwTBYK4cKbmUsPnx9viEYQPyAYbx6ThRh522+kkx8y4&#10;gY/Un0IpYgj7DDVUIbSZlL6oyKJPXEscuYvrLIYIu1KaDocYbhu5UmotLdYcGyps6aWi4nr6sRq+&#10;Dpfv84N6L19t2g5uVJLtRmo9n43PTyACjeEu/nfvTZyfruDvmXiB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fQsRwgAAANwAAAAPAAAAAAAAAAAAAAAAAJgCAABkcnMvZG93&#10;bnJldi54bWxQSwUGAAAAAAQABAD1AAAAhwMAAAAA&#10;" filled="f" stroked="f">
                  <v:textbox>
                    <w:txbxContent>
                      <w:p w:rsidR="00427FB1" w:rsidRDefault="00427FB1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N</w:t>
                        </w:r>
                      </w:p>
                    </w:txbxContent>
                  </v:textbox>
                </v:shape>
                <v:shape id="TextBox 10" o:spid="_x0000_s1073" type="#_x0000_t202" style="position:absolute;left:18356;top:8389;width:2877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Guis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mTE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xrorBAAAA3AAAAA8AAAAAAAAAAAAAAAAAmAIAAGRycy9kb3du&#10;cmV2LnhtbFBLBQYAAAAABAAEAPUAAACGAwAAAAA=&#10;" filled="f" stroked="f">
                  <v:textbox>
                    <w:txbxContent>
                      <w:p w:rsidR="00427FB1" w:rsidRDefault="00427FB1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Y</w:t>
                        </w:r>
                      </w:p>
                    </w:txbxContent>
                  </v:textbox>
                </v:shape>
                <v:shape id="TextBox 14" o:spid="_x0000_s1074" type="#_x0000_t202" style="position:absolute;left:42119;top:2629;width:45365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g2/sIA&#10;AADcAAAADwAAAGRycy9kb3ducmV2LnhtbERPTWvCQBC9C/6HZQRvZtdipKZZpbQUPLVoW6G3ITsm&#10;wexsyG6T9N93BcHbPN7n5LvRNqKnzteONSwTBYK4cKbmUsPX59viEYQPyAYbx6ThjzzsttNJjplx&#10;Ax+oP4ZSxBD2GWqoQmgzKX1RkUWfuJY4cmfXWQwRdqU0HQ4x3DbyQam1tFhzbKiwpZeKisvx12r4&#10;fj//nFbqo3y1aTu4UUm2G6n1fDY+P4EINIa7+Obemzg/XcH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2Db+wgAAANwAAAAPAAAAAAAAAAAAAAAAAJgCAABkcnMvZG93&#10;bnJldi54bWxQSwUGAAAAAAQABAD1AAAAhwMAAAAA&#10;" filled="f" stroked="f">
                  <v:textbox>
                    <w:txbxContent>
                      <w:p w:rsidR="00427FB1" w:rsidRDefault="00427FB1" w:rsidP="00427FB1">
                        <w:pPr>
                          <w:pStyle w:val="af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P[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max_discharge]=P[surge_at_Normal_speed]</w:t>
                        </w:r>
                      </w:p>
                    </w:txbxContent>
                  </v:textbox>
                </v:shape>
                <v:rect id="矩形 156" o:spid="_x0000_s1075" style="position:absolute;top:24237;width:34563;height:64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rfaMMA&#10;AADcAAAADwAAAGRycy9kb3ducmV2LnhtbERPTWsCMRC9C/6HMEIvotkKFdkaRQTrIljQ1kNvw2bc&#10;LG4mYZPq+u8boeBtHu9z5svONuJKbagdK3gdZyCIS6drrhR8f21GMxAhImtsHJOCOwVYLvq9Oeba&#10;3fhA12OsRArhkKMCE6PPpQylIYth7Dxx4s6utRgTbCupW7ylcNvISZZNpcWaU4NBT2tD5eX4axVs&#10;tma4krv9yRfh82wnhf/YDn+Uehl0q3cQkbr4FP+7C53mv03h8Uy6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rfaMMAAADcAAAADwAAAAAAAAAAAAAAAACYAgAAZHJzL2Rv&#10;d25yZXYueG1sUEsFBgAAAAAEAAQA9QAAAIgDAAAAAA==&#10;" filled="f" strokecolor="black [3213]" strokeweight="2pt">
                  <v:textbox>
                    <w:txbxContent>
                      <w:p w:rsidR="00427FB1" w:rsidRDefault="00427FB1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P[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Max_discharge] &gt; P[Design]</w:t>
                        </w:r>
                      </w:p>
                    </w:txbxContent>
                  </v:textbox>
                </v:rect>
                <v:shape id="直接箭头连接符 157" o:spid="_x0000_s1076" type="#_x0000_t32" style="position:absolute;left:17281;top:30718;width:74;height:57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RX0sQAAADcAAAADwAAAGRycy9kb3ducmV2LnhtbERPTWvCQBC9F/wPywi9mY2FahtdJUhF&#10;S5FSLRRvQ3ZMotnZkF2T+O+7BaG3ebzPmS97U4mWGldaVjCOYhDEmdUl5wq+D+vRCwjnkTVWlknB&#10;jRwsF4OHOSbadvxF7d7nIoSwS1BB4X2dSOmyggy6yNbEgTvZxqAPsMmlbrAL4aaST3E8kQZLDg0F&#10;1rQqKLvsr0bB7uA/unV9m55/zu9vnxtMX49tqtTjsE9nIDz1/l98d291mP88hb9nwgV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dFfSxAAAANwAAAAPAAAAAAAAAAAA&#10;AAAAAKECAABkcnMvZG93bnJldi54bWxQSwUGAAAAAAQABAD5AAAAkgMAAAAA&#10;" strokecolor="black [3213]" strokeweight="2.25pt">
                  <v:stroke endarrow="open"/>
                </v:shape>
                <v:shape id="直接箭头连接符 158" o:spid="_x0000_s1077" type="#_x0000_t32" style="position:absolute;left:34563;top:27478;width:64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vDoMcAAADcAAAADwAAAGRycy9kb3ducmV2LnhtbESPT0vDQBDF74LfYRmhN7tRqNq02xLE&#10;UkWK9A+U3obsmKRmZ0N2m6Tf3jkI3mZ4b977zXw5uFp11IbKs4GHcQKKOPe24sLAYb+6fwEVIrLF&#10;2jMZuFKA5eL2Zo6p9T1vqdvFQkkIhxQNlDE2qdYhL8lhGPuGWLRv3zqMsraFti32Eu5q/ZgkT9ph&#10;xdJQYkOvJeU/u4szsNnHz37VXJ/Px/PH29cas+mpy4wZ3Q3ZDFSkIf6b/67freBPhFaekQn0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68OgxwAAANwAAAAPAAAAAAAA&#10;AAAAAAAAAKECAABkcnMvZG93bnJldi54bWxQSwUGAAAAAAQABAD5AAAAlQMAAAAA&#10;" strokecolor="black [3213]" strokeweight="2.25pt">
                  <v:stroke endarrow="open"/>
                </v:shape>
                <v:shape id="TextBox 25" o:spid="_x0000_s1078" type="#_x0000_t202" style="position:absolute;left:36724;top:23516;width:2882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mZYMIA&#10;AADcAAAADwAAAGRycy9kb3ducmV2LnhtbERPyWrDMBC9F/IPYgK91VJKUmInsgktgZ5amg1yG6yJ&#10;bWKNjKXG7t9XhUJu83jrrIvRtuJGvW8ca5glCgRx6UzDlYbDfvu0BOEDssHWMWn4IQ9FPnlYY2bc&#10;wF9024VKxBD2GWqoQ+gyKX1Zk0WfuI44chfXWwwR9pU0PQ4x3LbyWakXabHh2FBjR681ldfdt9Vw&#10;/LicT3P1Wb3ZRTe4UUm2qdT6cTpuViACjeEu/ne/mzh/kc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2ZlgwgAAANwAAAAPAAAAAAAAAAAAAAAAAJgCAABkcnMvZG93&#10;bnJldi54bWxQSwUGAAAAAAQABAD1AAAAhwMAAAAA&#10;" filled="f" stroked="f">
                  <v:textbox>
                    <w:txbxContent>
                      <w:p w:rsidR="00427FB1" w:rsidRDefault="00427FB1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N</w:t>
                        </w:r>
                      </w:p>
                    </w:txbxContent>
                  </v:textbox>
                </v:shape>
                <v:shape id="TextBox 26" o:spid="_x0000_s1079" type="#_x0000_t202" style="position:absolute;left:18002;top:31436;width:2882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/6QMQA&#10;AADcAAAADwAAAGRycy9kb3ducmV2LnhtbESPQWvCQBCF70L/wzKF3nS3otJGVymK0FOl2grehuyY&#10;BLOzIbua9N87B6G3Gd6b975ZrHpfqxu1sQps4XVkQBHnwVVcWPg5bIdvoGJCdlgHJgt/FGG1fBos&#10;MHOh42+67VOhJIRjhhbKlJpM65iX5DGOQkMs2jm0HpOsbaFdi52E+1qPjZlpjxVLQ4kNrUvKL/ur&#10;t/D7dT4dJ2ZXbPy06UJvNPt3be3Lc/8xB5WoT//mx/WnE/yZ4MszMoFe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P+kDEAAAA3AAAAA8AAAAAAAAAAAAAAAAAmAIAAGRycy9k&#10;b3ducmV2LnhtbFBLBQYAAAAABAAEAPUAAACJAwAAAAA=&#10;" filled="f" stroked="f">
                  <v:textbox>
                    <w:txbxContent>
                      <w:p w:rsidR="00427FB1" w:rsidRDefault="00427FB1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Y</w:t>
                        </w:r>
                      </w:p>
                    </w:txbxContent>
                  </v:textbox>
                </v:shape>
                <v:shape id="TextBox 27" o:spid="_x0000_s1080" type="#_x0000_t202" style="position:absolute;left:41764;top:25676;width:17285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Nf28IA&#10;AADcAAAADwAAAGRycy9kb3ducmV2LnhtbERPTWvCQBC9C/0Pywi9md1IK5pmDcVS6KmitkJvQ3ZM&#10;gtnZkN2a9N93BcHbPN7n5MVoW3Gh3jeONaSJAkFcOtNwpeHr8D5bgvAB2WDrmDT8kYdi/TDJMTNu&#10;4B1d9qESMYR9hhrqELpMSl/WZNEnriOO3Mn1FkOEfSVNj0MMt62cK7WQFhuODTV2tKmpPO9/rYbv&#10;z9PP8Ultqzf73A1uVJLtSmr9OB1fX0AEGsNdfHN/mDh/kcL1mXiB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1/bwgAAANwAAAAPAAAAAAAAAAAAAAAAAJgCAABkcnMvZG93&#10;bnJldi54bWxQSwUGAAAAAAQABAD1AAAAhwMAAAAA&#10;" filled="f" stroked="f">
                  <v:textbox>
                    <w:txbxContent>
                      <w:p w:rsidR="00427FB1" w:rsidRDefault="00427FB1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W[relief</w:t>
                        </w: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]=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0</w:t>
                        </w:r>
                      </w:p>
                    </w:txbxContent>
                  </v:textbox>
                </v:shape>
                <v:shape id="TextBox 28" o:spid="_x0000_s1081" type="#_x0000_t202" style="position:absolute;top:13406;width:62280;height:8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HBrMAA&#10;AADcAAAADwAAAGRycy9kb3ducmV2LnhtbERPS4vCMBC+L/gfwgh7WxNFRatRRBH2tLK+wNvQjG2x&#10;mZQm2u6/N8KCt/n4njNftrYUD6p94VhDv6dAEKfOFJxpOB62XxMQPiAbLB2Thj/ysFx0PuaYGNfw&#10;Lz32IRMxhH2CGvIQqkRKn+Zk0fdcRRy5q6sthgjrTJoamxhuSzlQaiwtFhwbcqxonVN629+thtPP&#10;9XIeql22saOqca2SbKdS689uu5qBCNSGt/jf/W3i/PEAXs/EC+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HBrMAAAADcAAAADwAAAAAAAAAAAAAAAACYAgAAZHJzL2Rvd25y&#10;ZXYueG1sUEsFBgAAAAAEAAQA9QAAAIUDAAAAAA==&#10;" filled="f" stroked="f">
                  <v:textbox>
                    <w:txbxContent>
                      <w:p w:rsidR="00427FB1" w:rsidRDefault="00427FB1" w:rsidP="00427FB1">
                        <w:pPr>
                          <w:pStyle w:val="af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P[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max_discharge]=P[surge_at_max_speed]</w:t>
                        </w:r>
                      </w:p>
                      <w:p w:rsidR="00427FB1" w:rsidRDefault="00427FB1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Max speed/normal speed = 1.05 or 1.1</w:t>
                        </w:r>
                      </w:p>
                    </w:txbxContent>
                  </v:textbox>
                </v:shape>
                <v:rect id="矩形 163" o:spid="_x0000_s1082" style="position:absolute;top:36479;width:34563;height:64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G2TcMA&#10;AADcAAAADwAAAGRycy9kb3ducmV2LnhtbERPTWsCMRC9C/6HMEIvotlaENkaRQTrIljQ1kNvw2bc&#10;LG4mYZPq+u8boeBtHu9z5svONuJKbagdK3gdZyCIS6drrhR8f21GMxAhImtsHJOCOwVYLvq9Oeba&#10;3fhA12OsRArhkKMCE6PPpQylIYth7Dxx4s6utRgTbCupW7ylcNvISZZNpcWaU4NBT2tD5eX4axVs&#10;tma4krv9yRfh82wnhf/YDn+Uehl0q3cQkbr4FP+7C53mT9/g8Uy6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1G2TcMAAADcAAAADwAAAAAAAAAAAAAAAACYAgAAZHJzL2Rv&#10;d25yZXYueG1sUEsFBgAAAAAEAAQA9QAAAIgDAAAAAA==&#10;" filled="f" strokecolor="black [3213]" strokeweight="2pt">
                  <v:textbox>
                    <w:txbxContent>
                      <w:p w:rsidR="00427FB1" w:rsidRDefault="00427FB1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If turbine-driven?</w:t>
                        </w:r>
                        <w:proofErr w:type="gramEnd"/>
                      </w:p>
                    </w:txbxContent>
                  </v:textbox>
                </v:rect>
                <v:shape id="直接箭头连接符 164" o:spid="_x0000_s1083" type="#_x0000_t32" style="position:absolute;left:17281;top:42959;width:74;height:57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oDGMQAAADcAAAADwAAAGRycy9kb3ducmV2LnhtbERPTWvCQBC9C/0PyxR6M5tK0TZ1lVAU&#10;FZFSLZTehuw0ic3OhuyaxH/vCoK3ebzPmc57U4mWGldaVvAcxSCIM6tLzhV8H5bDVxDOI2usLJOC&#10;MzmYzx4GU0y07fiL2r3PRQhhl6CCwvs6kdJlBRl0ka2JA/dnG4M+wCaXusEuhJtKjuJ4LA2WHBoK&#10;rOmjoOx/fzIKdge/7Zb1eXL8OW4WnytM337bVKmnxz59B+Gp93fxzb3WYf74Ba7PhAvk7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ygMYxAAAANwAAAAPAAAAAAAAAAAA&#10;AAAAAKECAABkcnMvZG93bnJldi54bWxQSwUGAAAAAAQABAD5AAAAkgMAAAAA&#10;" strokecolor="black [3213]" strokeweight="2.25pt">
                  <v:stroke endarrow="open"/>
                </v:shape>
                <v:shape id="直接箭头连接符 165" o:spid="_x0000_s1084" type="#_x0000_t32" style="position:absolute;left:34563;top:39719;width:64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amg8QAAADcAAAADwAAAGRycy9kb3ducmV2LnhtbERPTWvCQBC9C/0PyxR6M5sK1TZ1lVAU&#10;FZFSLZTehuw0ic3OhuyaxH/vCoK3ebzPmc57U4mWGldaVvAcxSCIM6tLzhV8H5bDVxDOI2usLJOC&#10;MzmYzx4GU0y07fiL2r3PRQhhl6CCwvs6kdJlBRl0ka2JA/dnG4M+wCaXusEuhJtKjuJ4LA2WHBoK&#10;rOmjoOx/fzIKdge/7Zb1eXL8OW4WnytM337bVKmnxz59B+Gp93fxzb3WYf74Ba7PhAvk7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hqaDxAAAANwAAAAPAAAAAAAAAAAA&#10;AAAAAKECAABkcnMvZG93bnJldi54bWxQSwUGAAAAAAQABAD5AAAAkgMAAAAA&#10;" strokecolor="black [3213]" strokeweight="2.25pt">
                  <v:stroke endarrow="open"/>
                </v:shape>
                <v:shape id="TextBox 32" o:spid="_x0000_s1085" type="#_x0000_t202" style="position:absolute;left:36724;top:35756;width:2882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rHr8EA&#10;AADcAAAADwAAAGRycy9kb3ducmV2LnhtbERPTYvCMBC9L/gfwgh7WxNFi1ajiIuwJ2VdFbwNzdgW&#10;m0lpsrb+eyMs7G0e73MWq85W4k6NLx1rGA4UCOLMmZJzDcef7ccUhA/IBivHpOFBHlbL3tsCU+Na&#10;/qb7IeQihrBPUUMRQp1K6bOCLPqBq4kjd3WNxRBhk0vTYBvDbSVHSiXSYsmxocCaNgVlt8Ov1XDa&#10;XS/nsdrnn3ZSt65Tku1Mav3e79ZzEIG68C/+c3+ZOD9J4PVMvEA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Eqx6/BAAAA3AAAAA8AAAAAAAAAAAAAAAAAmAIAAGRycy9kb3du&#10;cmV2LnhtbFBLBQYAAAAABAAEAPUAAACGAwAAAAA=&#10;" filled="f" stroked="f">
                  <v:textbox>
                    <w:txbxContent>
                      <w:p w:rsidR="00427FB1" w:rsidRDefault="00427FB1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N</w:t>
                        </w:r>
                      </w:p>
                    </w:txbxContent>
                  </v:textbox>
                </v:shape>
                <v:shape id="TextBox 33" o:spid="_x0000_s1086" type="#_x0000_t202" style="position:absolute;left:18002;top:43677;width:2882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ZiNMIA&#10;AADcAAAADwAAAGRycy9kb3ducmV2LnhtbERPS2vCQBC+C/0PyxR6092Kjza6SlEKPSnGKvQ2ZMck&#10;mJ0N2a2J/94VBG/z8T1nvuxsJS7U+NKxhveBAkGcOVNyruF3/93/AOEDssHKMWm4kofl4qU3x8S4&#10;lnd0SUMuYgj7BDUUIdSJlD4ryKIfuJo4cifXWAwRNrk0DbYx3FZyqNREWiw5NhRY06qg7Jz+Ww2H&#10;zenvOFLbfG3Hdes6Jdl+Sq3fXruvGYhAXXiKH+4fE+dPpnB/Jl4gF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ZmI0wgAAANwAAAAPAAAAAAAAAAAAAAAAAJgCAABkcnMvZG93&#10;bnJldi54bWxQSwUGAAAAAAQABAD1AAAAhwMAAAAA&#10;" filled="f" stroked="f">
                  <v:textbox>
                    <w:txbxContent>
                      <w:p w:rsidR="00427FB1" w:rsidRDefault="00427FB1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Y</w:t>
                        </w:r>
                      </w:p>
                    </w:txbxContent>
                  </v:textbox>
                </v:shape>
                <v:line id="直接连接符 168" o:spid="_x0000_s1087" style="position:absolute;visibility:visible;mso-wrap-style:square" from="0,22048" to="91440,22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etucUAAADcAAAADwAAAGRycy9kb3ducmV2LnhtbESPT2/CMAzF70j7DpEn7QbpOKCpEBB/&#10;hoS0C1Auu1mN1xYSp2oCdPv0+DCJm633/N7Ps0XvnbpRF5vABt5HGSjiMtiGKwOnYjv8ABUTskUX&#10;mAz8UoTF/GUww9yGOx/odkyVkhCOORqoU2pzrWNZk8c4Ci2xaD+h85hk7SptO7xLuHd6nGUT7bFh&#10;aaixpXVN5eV49QYK7YrTX79x+9Xm6/zNl6g/s9KYt9d+OQWVqE9P8//1zgr+RGjlGZlAz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3etucUAAADcAAAADwAAAAAAAAAA&#10;AAAAAAChAgAAZHJzL2Rvd25yZXYueG1sUEsFBgAAAAAEAAQA+QAAAJMDAAAAAA==&#10;" strokecolor="black [3213]" strokeweight="4.5pt">
                  <v:stroke dashstyle="1 1"/>
                </v:line>
                <v:oval id="椭圆 169" o:spid="_x0000_s1088" style="position:absolute;left:75963;top:14127;width:576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776MMA&#10;AADcAAAADwAAAGRycy9kb3ducmV2LnhtbERPTWvCQBC9C/6HZQq9SN3UgG1SN0EKUvVSmqY9D9kx&#10;CWZnQ3ar6b93BcHbPN7nrPLRdOJEg2stK3ieRyCIK6tbrhWU35unVxDOI2vsLJOCf3KQZ9PJClNt&#10;z/xFp8LXIoSwS1FB432fSumqhgy6ue2JA3ewg0Ef4FBLPeA5hJtOLqJoKQ22HBoa7Om9oepY/BkF&#10;yfan3MvDyziLP47J7pfi1nzGSj0+jOs3EJ5Gfxff3Fsd5i8TuD4TLpDZ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776MMAAADcAAAADwAAAAAAAAAAAAAAAACYAgAAZHJzL2Rv&#10;d25yZXYueG1sUEsFBgAAAAAEAAQA9QAAAIgDAAAAAA==&#10;" filled="f" strokecolor="black [3213]" strokeweight="2pt">
                  <v:textbox>
                    <w:txbxContent>
                      <w:p w:rsidR="00427FB1" w:rsidRDefault="00427FB1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64"/>
                            <w:szCs w:val="64"/>
                          </w:rPr>
                          <w:t>1</w:t>
                        </w:r>
                      </w:p>
                    </w:txbxContent>
                  </v:textbox>
                </v:oval>
                <v:oval id="椭圆 170" o:spid="_x0000_s1089" style="position:absolute;left:76683;top:24934;width:576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3EqMUA&#10;AADcAAAADwAAAGRycy9kb3ducmV2LnhtbESPT2vCQBDF7wW/wzJCL0U3NVA1uooURNuL+Pc8ZMck&#10;mJ0N2a3Gb985FHqb4b157zfzZedqdac2VJ4NvA8TUMS5txUXBk7H9WACKkRki7VnMvCkAMtF72WO&#10;mfUP3tP9EAslIRwyNFDG2GRah7wkh2HoG2LRrr51GGVtC21bfEi4q/UoST60w4qlocSGPkvKb4cf&#10;Z2C6PZ++9XXcvaWb2/TrQmnldqkxr/1uNQMVqYv/5r/rrRX8seDLMzKBX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TcSoxQAAANwAAAAPAAAAAAAAAAAAAAAAAJgCAABkcnMv&#10;ZG93bnJldi54bWxQSwUGAAAAAAQABAD1AAAAigMAAAAA&#10;" filled="f" strokecolor="black [3213]" strokeweight="2pt">
                  <v:textbox>
                    <w:txbxContent>
                      <w:p w:rsidR="00427FB1" w:rsidRDefault="00427FB1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64"/>
                            <w:szCs w:val="64"/>
                          </w:rPr>
                          <w:t>2</w:t>
                        </w:r>
                      </w:p>
                    </w:txbxContent>
                  </v:textbox>
                </v:oval>
                <v:shape id="TextBox 40" o:spid="_x0000_s1090" type="#_x0000_t202" style="position:absolute;left:42839;top:37893;width:34570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rJBsEA&#10;AADcAAAADwAAAGRycy9kb3ducmV2LnhtbERPTYvCMBC9C/6HMIK3NXFRd7caZVEET4ruKuxtaMa2&#10;2ExKE23990ZY8DaP9zmzRWtLcaPaF441DAcKBHHqTMGZht+f9dsnCB+QDZaOScOdPCzm3c4ME+Ma&#10;3tPtEDIRQ9gnqCEPoUqk9GlOFv3AVcSRO7vaYoiwzqSpsYnhtpTvSk2kxYJjQ44VLXNKL4er1XDc&#10;nv9OI7XLVnZcNa5Vku2X1Lrfa7+nIAK14SX+d29MnP8xh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sayQbBAAAA3AAAAA8AAAAAAAAAAAAAAAAAmAIAAGRycy9kb3du&#10;cmV2LnhtbFBLBQYAAAAABAAEAPUAAACGAwAAAAA=&#10;" filled="f" stroked="f">
                  <v:textbox>
                    <w:txbxContent>
                      <w:p w:rsidR="00427FB1" w:rsidRDefault="00427FB1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W[relief</w:t>
                        </w: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]=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W[normal_flow], kg/hr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24199" w:rsidRDefault="00F24199" w:rsidP="00E427ED">
      <w:pPr>
        <w:pStyle w:val="a6"/>
        <w:numPr>
          <w:ilvl w:val="0"/>
          <w:numId w:val="36"/>
        </w:numPr>
        <w:spacing w:after="156"/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D93721" wp14:editId="5124C40E">
                <wp:simplePos x="0" y="0"/>
                <wp:positionH relativeFrom="column">
                  <wp:posOffset>942975</wp:posOffset>
                </wp:positionH>
                <wp:positionV relativeFrom="paragraph">
                  <wp:posOffset>198120</wp:posOffset>
                </wp:positionV>
                <wp:extent cx="6286500" cy="1009650"/>
                <wp:effectExtent l="0" t="0" r="19050" b="19050"/>
                <wp:wrapNone/>
                <wp:docPr id="155" name="Text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1009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62E56" w:rsidRDefault="00A62E56" w:rsidP="00F24199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70"/>
                              </w:numPr>
                              <w:ind w:firstLineChars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根据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normal speed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下的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Head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曲线和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Fan Law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，折算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1.05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倍转速下的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Head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曲线</w:t>
                            </w:r>
                          </w:p>
                          <w:p w:rsidR="00A62E56" w:rsidRDefault="00A62E56" w:rsidP="00F24199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70"/>
                              </w:numPr>
                              <w:ind w:firstLineChars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计算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P[design]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下对应的流量，折算成质量流量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W[max_speed_design_P], kg/hr</w:t>
                            </w:r>
                          </w:p>
                          <w:p w:rsidR="00A62E56" w:rsidRDefault="00A62E56" w:rsidP="00F24199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70"/>
                              </w:numPr>
                              <w:ind w:firstLineChars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取值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W[AntiSurge_flow_at_max_speed], kg/hr</w:t>
                            </w:r>
                          </w:p>
                          <w:p w:rsidR="00A62E56" w:rsidRDefault="00A62E56" w:rsidP="00F24199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70"/>
                              </w:numPr>
                              <w:ind w:firstLineChars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W[relief]=max(W[max_speed_design_P], W[AntiSurge_flow_at_max_speed]])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34" o:spid="_x0000_s1091" type="#_x0000_t202" style="position:absolute;left:0;text-align:left;margin-left:74.25pt;margin-top:15.6pt;width:495pt;height:79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" filled="f" strokecolor="white [3212]">
                <v:textbox>
                  <w:txbxContent>
                    <w:p w:rsidR="00F24199" w:rsidRDefault="00F24199" w:rsidP="00F24199">
                      <w:pPr>
                        <w:pStyle w:val="a6"/>
                        <w:widowControl/>
                        <w:numPr>
                          <w:ilvl w:val="0"/>
                          <w:numId w:val="70"/>
                        </w:numPr>
                        <w:ind w:firstLineChars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根据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normal speed</w:t>
                      </w:r>
                      <w:r>
                        <w:rPr>
                          <w:rFonts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下的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Head</w:t>
                      </w:r>
                      <w:r>
                        <w:rPr>
                          <w:rFonts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曲线和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Fan Law</w:t>
                      </w:r>
                      <w:r>
                        <w:rPr>
                          <w:rFonts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，折算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1.05</w:t>
                      </w:r>
                      <w:r>
                        <w:rPr>
                          <w:rFonts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倍转速下的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Head</w:t>
                      </w:r>
                      <w:r>
                        <w:rPr>
                          <w:rFonts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曲线</w:t>
                      </w:r>
                    </w:p>
                    <w:p w:rsidR="00F24199" w:rsidRDefault="00F24199" w:rsidP="00F24199">
                      <w:pPr>
                        <w:pStyle w:val="a6"/>
                        <w:widowControl/>
                        <w:numPr>
                          <w:ilvl w:val="0"/>
                          <w:numId w:val="70"/>
                        </w:numPr>
                        <w:ind w:firstLineChars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计算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P[design]</w:t>
                      </w:r>
                      <w:r>
                        <w:rPr>
                          <w:rFonts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下对应的流量，折算成质量流量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W[max_speed_design_P], kg/hr</w:t>
                      </w:r>
                    </w:p>
                    <w:p w:rsidR="00F24199" w:rsidRDefault="00F24199" w:rsidP="00F24199">
                      <w:pPr>
                        <w:pStyle w:val="a6"/>
                        <w:widowControl/>
                        <w:numPr>
                          <w:ilvl w:val="0"/>
                          <w:numId w:val="70"/>
                        </w:numPr>
                        <w:ind w:firstLineChars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取值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W[AntiSurge_flow_at_max_speed], kg/hr</w:t>
                      </w:r>
                    </w:p>
                    <w:p w:rsidR="00F24199" w:rsidRDefault="00F24199" w:rsidP="00F24199">
                      <w:pPr>
                        <w:pStyle w:val="a6"/>
                        <w:widowControl/>
                        <w:numPr>
                          <w:ilvl w:val="0"/>
                          <w:numId w:val="70"/>
                        </w:numPr>
                        <w:ind w:firstLineChars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W[relief]=max(W[max_speed_design_P], W[AntiSurge_flow_at_max_speed]])</w:t>
                      </w:r>
                    </w:p>
                  </w:txbxContent>
                </v:textbox>
              </v:shape>
            </w:pict>
          </mc:Fallback>
        </mc:AlternateContent>
      </w:r>
    </w:p>
    <w:p w:rsidR="00F24199" w:rsidRDefault="00F24199" w:rsidP="00E427ED">
      <w:pPr>
        <w:pStyle w:val="a6"/>
        <w:numPr>
          <w:ilvl w:val="0"/>
          <w:numId w:val="36"/>
        </w:numPr>
        <w:spacing w:after="156"/>
        <w:ind w:firstLineChars="0"/>
      </w:pPr>
    </w:p>
    <w:p w:rsidR="00F24199" w:rsidRDefault="00F24199" w:rsidP="00E427ED">
      <w:pPr>
        <w:pStyle w:val="a6"/>
        <w:numPr>
          <w:ilvl w:val="0"/>
          <w:numId w:val="36"/>
        </w:numPr>
        <w:spacing w:after="156"/>
        <w:ind w:firstLineChars="0"/>
      </w:pPr>
    </w:p>
    <w:p w:rsidR="00F24199" w:rsidRDefault="00F24199" w:rsidP="00E427ED">
      <w:pPr>
        <w:pStyle w:val="a6"/>
        <w:numPr>
          <w:ilvl w:val="0"/>
          <w:numId w:val="36"/>
        </w:numPr>
        <w:spacing w:after="156"/>
        <w:ind w:firstLineChars="0"/>
      </w:pPr>
    </w:p>
    <w:p w:rsidR="00F24199" w:rsidRDefault="00F24199" w:rsidP="00E427ED">
      <w:pPr>
        <w:pStyle w:val="a6"/>
        <w:numPr>
          <w:ilvl w:val="0"/>
          <w:numId w:val="36"/>
        </w:numPr>
        <w:spacing w:after="156"/>
        <w:ind w:firstLineChars="0"/>
      </w:pPr>
    </w:p>
    <w:p w:rsidR="00DF77BF" w:rsidRDefault="00DF77BF" w:rsidP="00E427ED">
      <w:pPr>
        <w:pStyle w:val="a6"/>
        <w:numPr>
          <w:ilvl w:val="0"/>
          <w:numId w:val="36"/>
        </w:numPr>
        <w:spacing w:after="156"/>
        <w:ind w:firstLineChars="0"/>
      </w:pPr>
      <w:r>
        <w:t>P</w:t>
      </w:r>
      <w:r>
        <w:rPr>
          <w:rFonts w:hint="eastAsia"/>
        </w:rPr>
        <w:t>[Max_discharge]</w:t>
      </w:r>
      <w:r>
        <w:rPr>
          <w:rFonts w:hint="eastAsia"/>
        </w:rPr>
        <w:t>：最大出口压力</w:t>
      </w:r>
      <w:r>
        <w:rPr>
          <w:rFonts w:hint="eastAsia"/>
        </w:rPr>
        <w:t>, MPag</w:t>
      </w:r>
    </w:p>
    <w:p w:rsidR="00DF77BF" w:rsidRDefault="00DF77BF" w:rsidP="00E427ED">
      <w:pPr>
        <w:pStyle w:val="a6"/>
        <w:numPr>
          <w:ilvl w:val="0"/>
          <w:numId w:val="36"/>
        </w:numPr>
        <w:spacing w:after="156"/>
        <w:ind w:firstLineChars="0"/>
      </w:pPr>
      <w:r>
        <w:rPr>
          <w:rFonts w:hint="eastAsia"/>
        </w:rPr>
        <w:t>P[surge_at_normal_speed]</w:t>
      </w:r>
      <w:r>
        <w:rPr>
          <w:rFonts w:hint="eastAsia"/>
        </w:rPr>
        <w:t>：正常转速下喘振点的压力</w:t>
      </w:r>
      <w:r>
        <w:rPr>
          <w:rFonts w:hint="eastAsia"/>
        </w:rPr>
        <w:t>,Mpag</w:t>
      </w:r>
    </w:p>
    <w:p w:rsidR="00DF77BF" w:rsidRDefault="00DF77BF" w:rsidP="00E427ED">
      <w:pPr>
        <w:pStyle w:val="a6"/>
        <w:numPr>
          <w:ilvl w:val="0"/>
          <w:numId w:val="36"/>
        </w:numPr>
        <w:spacing w:after="156"/>
        <w:ind w:firstLineChars="0"/>
      </w:pPr>
      <w:r>
        <w:rPr>
          <w:rFonts w:hint="eastAsia"/>
        </w:rPr>
        <w:t>P[surge_at_max_speed]</w:t>
      </w:r>
      <w:r>
        <w:rPr>
          <w:rFonts w:hint="eastAsia"/>
        </w:rPr>
        <w:t>：最大转速下喘振点的压力</w:t>
      </w:r>
      <w:r>
        <w:rPr>
          <w:rFonts w:hint="eastAsia"/>
        </w:rPr>
        <w:t>, MPag</w:t>
      </w:r>
    </w:p>
    <w:p w:rsidR="00DF77BF" w:rsidRDefault="00DF77BF" w:rsidP="00E427ED">
      <w:pPr>
        <w:pStyle w:val="a6"/>
        <w:numPr>
          <w:ilvl w:val="0"/>
          <w:numId w:val="36"/>
        </w:numPr>
        <w:spacing w:after="156"/>
        <w:ind w:firstLineChars="0"/>
      </w:pPr>
      <w:r>
        <w:rPr>
          <w:rFonts w:hint="eastAsia"/>
        </w:rPr>
        <w:t>最大转速取正常转速的</w:t>
      </w:r>
      <w:r>
        <w:rPr>
          <w:rFonts w:hint="eastAsia"/>
        </w:rPr>
        <w:t>1.1</w:t>
      </w:r>
      <w:r>
        <w:rPr>
          <w:rFonts w:hint="eastAsia"/>
        </w:rPr>
        <w:t>或</w:t>
      </w:r>
      <w:r>
        <w:rPr>
          <w:rFonts w:hint="eastAsia"/>
        </w:rPr>
        <w:t>1.05</w:t>
      </w:r>
      <w:r>
        <w:rPr>
          <w:rFonts w:hint="eastAsia"/>
        </w:rPr>
        <w:t>倍</w:t>
      </w:r>
    </w:p>
    <w:p w:rsidR="00251B78" w:rsidRDefault="00DF77BF" w:rsidP="00E427ED">
      <w:pPr>
        <w:pStyle w:val="a6"/>
        <w:numPr>
          <w:ilvl w:val="0"/>
          <w:numId w:val="36"/>
        </w:numPr>
        <w:spacing w:after="156"/>
        <w:ind w:firstLineChars="0"/>
      </w:pPr>
      <w:r>
        <w:rPr>
          <w:rFonts w:hint="eastAsia"/>
        </w:rPr>
        <w:t>P[design]</w:t>
      </w:r>
      <w:r w:rsidR="00251B78" w:rsidRPr="00251B78">
        <w:rPr>
          <w:rFonts w:hint="eastAsia"/>
          <w:u w:val="single"/>
        </w:rPr>
        <w:t>=P[Rv_set]</w:t>
      </w:r>
      <w:r>
        <w:rPr>
          <w:rFonts w:hint="eastAsia"/>
        </w:rPr>
        <w:t>：压缩机出口（压缩机壳体）的设计压力</w:t>
      </w:r>
      <w:r>
        <w:rPr>
          <w:rFonts w:hint="eastAsia"/>
        </w:rPr>
        <w:t>,MPag</w:t>
      </w:r>
    </w:p>
    <w:p w:rsidR="00DF77BF" w:rsidRDefault="00DF77BF" w:rsidP="00E427ED">
      <w:pPr>
        <w:pStyle w:val="a6"/>
        <w:numPr>
          <w:ilvl w:val="0"/>
          <w:numId w:val="36"/>
        </w:numPr>
        <w:spacing w:after="156"/>
        <w:ind w:firstLineChars="0"/>
      </w:pPr>
      <w:r>
        <w:rPr>
          <w:rFonts w:hint="eastAsia"/>
        </w:rPr>
        <w:t xml:space="preserve">W[normal_flow]: </w:t>
      </w:r>
      <w:r>
        <w:rPr>
          <w:rFonts w:hint="eastAsia"/>
        </w:rPr>
        <w:t>正常压缩机出口流量，</w:t>
      </w:r>
      <w:r>
        <w:rPr>
          <w:rFonts w:hint="eastAsia"/>
        </w:rPr>
        <w:t>kg/hr</w:t>
      </w:r>
    </w:p>
    <w:p w:rsidR="00DF77BF" w:rsidRDefault="00DF77BF" w:rsidP="00E427ED">
      <w:pPr>
        <w:pStyle w:val="a6"/>
        <w:numPr>
          <w:ilvl w:val="0"/>
          <w:numId w:val="36"/>
        </w:numPr>
        <w:spacing w:after="156"/>
        <w:ind w:firstLineChars="0"/>
      </w:pPr>
      <w:r>
        <w:rPr>
          <w:rFonts w:hint="eastAsia"/>
        </w:rPr>
        <w:lastRenderedPageBreak/>
        <w:t xml:space="preserve">W[max_speed_design_P]: </w:t>
      </w:r>
      <w:r>
        <w:rPr>
          <w:rFonts w:hint="eastAsia"/>
        </w:rPr>
        <w:t>在最大转速对应的</w:t>
      </w:r>
      <w:r>
        <w:rPr>
          <w:rFonts w:hint="eastAsia"/>
        </w:rPr>
        <w:t>Head-Flow</w:t>
      </w:r>
      <w:r>
        <w:rPr>
          <w:rFonts w:hint="eastAsia"/>
        </w:rPr>
        <w:t>曲线上，对应</w:t>
      </w:r>
      <w:r>
        <w:rPr>
          <w:rFonts w:hint="eastAsia"/>
        </w:rPr>
        <w:t>P[design]</w:t>
      </w:r>
      <w:r>
        <w:rPr>
          <w:rFonts w:hint="eastAsia"/>
        </w:rPr>
        <w:t>的流量</w:t>
      </w:r>
      <w:r>
        <w:rPr>
          <w:rFonts w:hint="eastAsia"/>
        </w:rPr>
        <w:t>, kg/hr</w:t>
      </w:r>
    </w:p>
    <w:p w:rsidR="00DF77BF" w:rsidRDefault="00DF77BF" w:rsidP="00E427ED">
      <w:pPr>
        <w:pStyle w:val="a6"/>
        <w:numPr>
          <w:ilvl w:val="0"/>
          <w:numId w:val="36"/>
        </w:numPr>
        <w:spacing w:after="156"/>
        <w:ind w:firstLineChars="0"/>
      </w:pPr>
      <w:r>
        <w:rPr>
          <w:rFonts w:hint="eastAsia"/>
        </w:rPr>
        <w:t>W[antiSurge_flow_at_</w:t>
      </w:r>
      <w:r w:rsidR="006E4D68">
        <w:rPr>
          <w:rFonts w:hint="eastAsia"/>
        </w:rPr>
        <w:t>normal</w:t>
      </w:r>
      <w:r>
        <w:rPr>
          <w:rFonts w:hint="eastAsia"/>
        </w:rPr>
        <w:t>_speed]</w:t>
      </w:r>
      <w:r>
        <w:rPr>
          <w:rFonts w:hint="eastAsia"/>
        </w:rPr>
        <w:t>：在</w:t>
      </w:r>
      <w:r w:rsidR="006E4D68">
        <w:rPr>
          <w:rFonts w:hint="eastAsia"/>
        </w:rPr>
        <w:t>正常</w:t>
      </w:r>
      <w:proofErr w:type="gramStart"/>
      <w:r>
        <w:rPr>
          <w:rFonts w:hint="eastAsia"/>
        </w:rPr>
        <w:t>转速下防喘振</w:t>
      </w:r>
      <w:proofErr w:type="gramEnd"/>
      <w:r>
        <w:rPr>
          <w:rFonts w:hint="eastAsia"/>
        </w:rPr>
        <w:t>流量</w:t>
      </w:r>
      <w:r>
        <w:rPr>
          <w:rFonts w:hint="eastAsia"/>
        </w:rPr>
        <w:t>, kg/hr</w:t>
      </w:r>
    </w:p>
    <w:p w:rsidR="006E4D68" w:rsidRDefault="006E4D68" w:rsidP="00E427ED">
      <w:pPr>
        <w:spacing w:after="156"/>
        <w:ind w:left="1260"/>
      </w:pPr>
      <w:r>
        <w:rPr>
          <w:rFonts w:hint="eastAsia"/>
        </w:rPr>
        <w:t>则：</w:t>
      </w:r>
      <w:proofErr w:type="gramStart"/>
      <w:r>
        <w:rPr>
          <w:rFonts w:hint="eastAsia"/>
        </w:rPr>
        <w:t>W[</w:t>
      </w:r>
      <w:proofErr w:type="gramEnd"/>
      <w:r>
        <w:rPr>
          <w:rFonts w:hint="eastAsia"/>
        </w:rPr>
        <w:t>AntiSurge_flow_at_Max_speed] = W[antiSurge_flow_at_normal_speed] * (Max_Speed/Normal_Speed)</w:t>
      </w:r>
    </w:p>
    <w:p w:rsidR="00A1549B" w:rsidRDefault="00A1549B" w:rsidP="00E427ED">
      <w:pPr>
        <w:spacing w:after="156"/>
        <w:ind w:left="840"/>
      </w:pPr>
      <w:r>
        <w:rPr>
          <w:rFonts w:hint="eastAsia"/>
        </w:rPr>
        <w:t>性能曲线示意图</w:t>
      </w:r>
      <w:r>
        <w:rPr>
          <w:rFonts w:hint="eastAsia"/>
        </w:rPr>
        <w:t>:</w:t>
      </w:r>
    </w:p>
    <w:p w:rsidR="00A1549B" w:rsidRDefault="00A1549B" w:rsidP="00E427ED">
      <w:pPr>
        <w:spacing w:after="156"/>
        <w:ind w:left="840"/>
      </w:pPr>
      <w:r w:rsidRPr="00A1549B">
        <w:rPr>
          <w:noProof/>
        </w:rPr>
        <w:drawing>
          <wp:inline distT="0" distB="0" distL="0" distR="0">
            <wp:extent cx="4657724" cy="3086100"/>
            <wp:effectExtent l="0" t="0" r="0" b="0"/>
            <wp:docPr id="30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576" cy="308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0DC" w:rsidRDefault="00A860DC" w:rsidP="00E427ED">
      <w:pPr>
        <w:pStyle w:val="a6"/>
        <w:numPr>
          <w:ilvl w:val="0"/>
          <w:numId w:val="35"/>
        </w:numPr>
        <w:spacing w:after="156"/>
        <w:ind w:firstLineChars="0"/>
      </w:pPr>
      <w:r>
        <w:rPr>
          <w:rFonts w:hint="eastAsia"/>
        </w:rPr>
        <w:t>界面设计</w:t>
      </w:r>
    </w:p>
    <w:p w:rsidR="00200EF1" w:rsidRDefault="00F97B16" w:rsidP="00E427ED">
      <w:pPr>
        <w:pStyle w:val="a6"/>
        <w:spacing w:after="156"/>
        <w:ind w:left="3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8216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2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FDC" w:rsidRDefault="00752FDC" w:rsidP="00E427ED">
      <w:pPr>
        <w:pStyle w:val="a6"/>
        <w:numPr>
          <w:ilvl w:val="1"/>
          <w:numId w:val="35"/>
        </w:numPr>
        <w:spacing w:after="156"/>
        <w:ind w:firstLineChars="0"/>
      </w:pPr>
      <w:r>
        <w:rPr>
          <w:rFonts w:hint="eastAsia"/>
        </w:rPr>
        <w:t>选择</w:t>
      </w:r>
      <w:r>
        <w:rPr>
          <w:rFonts w:hint="eastAsia"/>
        </w:rPr>
        <w:t>Detailed</w:t>
      </w:r>
      <w:r>
        <w:rPr>
          <w:rFonts w:hint="eastAsia"/>
        </w:rPr>
        <w:t>和</w:t>
      </w:r>
      <w:r>
        <w:rPr>
          <w:rFonts w:hint="eastAsia"/>
        </w:rPr>
        <w:t>Turbine Driven</w:t>
      </w:r>
      <w:r>
        <w:rPr>
          <w:rFonts w:hint="eastAsia"/>
        </w:rPr>
        <w:t>时</w:t>
      </w:r>
      <w:r w:rsidR="00200EF1">
        <w:rPr>
          <w:rFonts w:hint="eastAsia"/>
        </w:rPr>
        <w:t>，除</w:t>
      </w:r>
      <w:r w:rsidR="00200EF1">
        <w:rPr>
          <w:rFonts w:hint="eastAsia"/>
        </w:rPr>
        <w:t>Scale</w:t>
      </w:r>
      <w:r w:rsidR="00200EF1">
        <w:rPr>
          <w:rFonts w:hint="eastAsia"/>
        </w:rPr>
        <w:t>外其余均可编辑。</w:t>
      </w:r>
    </w:p>
    <w:p w:rsidR="00752FDC" w:rsidRDefault="00752FDC" w:rsidP="00E427ED">
      <w:pPr>
        <w:pStyle w:val="a6"/>
        <w:numPr>
          <w:ilvl w:val="1"/>
          <w:numId w:val="35"/>
        </w:numPr>
        <w:spacing w:after="156"/>
        <w:ind w:firstLineChars="0"/>
      </w:pPr>
      <w:r>
        <w:rPr>
          <w:rFonts w:hint="eastAsia"/>
        </w:rPr>
        <w:t>选择</w:t>
      </w:r>
      <w:r>
        <w:rPr>
          <w:rFonts w:hint="eastAsia"/>
        </w:rPr>
        <w:t>Simplified</w:t>
      </w:r>
      <w:r>
        <w:rPr>
          <w:rFonts w:hint="eastAsia"/>
        </w:rPr>
        <w:t>时</w:t>
      </w:r>
    </w:p>
    <w:p w:rsidR="00200EF1" w:rsidRDefault="00200EF1" w:rsidP="00E427ED">
      <w:pPr>
        <w:pStyle w:val="a6"/>
        <w:numPr>
          <w:ilvl w:val="2"/>
          <w:numId w:val="35"/>
        </w:numPr>
        <w:spacing w:after="156"/>
        <w:ind w:firstLineChars="0"/>
      </w:pPr>
      <w:r>
        <w:rPr>
          <w:rFonts w:hint="eastAsia"/>
        </w:rPr>
        <w:t>只有</w:t>
      </w:r>
      <w:r>
        <w:rPr>
          <w:rFonts w:hint="eastAsia"/>
        </w:rPr>
        <w:t>Relief Load, Relief MW</w:t>
      </w:r>
      <w:r>
        <w:rPr>
          <w:rFonts w:hint="eastAsia"/>
        </w:rPr>
        <w:t>和</w:t>
      </w:r>
      <w:r>
        <w:rPr>
          <w:rFonts w:hint="eastAsia"/>
        </w:rPr>
        <w:t>Relief Temp</w:t>
      </w:r>
      <w:r>
        <w:rPr>
          <w:rFonts w:hint="eastAsia"/>
        </w:rPr>
        <w:t>等最终结果显示的地方可编辑，其余均变灰。</w:t>
      </w:r>
    </w:p>
    <w:p w:rsidR="00200EF1" w:rsidRDefault="00200EF1" w:rsidP="00E427ED">
      <w:pPr>
        <w:pStyle w:val="a6"/>
        <w:numPr>
          <w:ilvl w:val="1"/>
          <w:numId w:val="35"/>
        </w:numPr>
        <w:spacing w:after="156"/>
        <w:ind w:firstLineChars="0"/>
      </w:pPr>
      <w:r>
        <w:rPr>
          <w:rFonts w:hint="eastAsia"/>
        </w:rPr>
        <w:t>选择</w:t>
      </w:r>
      <w:r>
        <w:rPr>
          <w:rFonts w:hint="eastAsia"/>
        </w:rPr>
        <w:t>Detailed</w:t>
      </w:r>
      <w:r>
        <w:rPr>
          <w:rFonts w:hint="eastAsia"/>
        </w:rPr>
        <w:t>和</w:t>
      </w:r>
      <w:r>
        <w:rPr>
          <w:rFonts w:hint="eastAsia"/>
        </w:rPr>
        <w:t>Non-Turbine Driven</w:t>
      </w:r>
      <w:r>
        <w:rPr>
          <w:rFonts w:hint="eastAsia"/>
        </w:rPr>
        <w:t>时</w:t>
      </w:r>
    </w:p>
    <w:p w:rsidR="00200EF1" w:rsidRDefault="00200EF1" w:rsidP="00E427ED">
      <w:pPr>
        <w:pStyle w:val="a6"/>
        <w:numPr>
          <w:ilvl w:val="2"/>
          <w:numId w:val="35"/>
        </w:numPr>
        <w:spacing w:after="156"/>
        <w:ind w:firstLineChars="0"/>
      </w:pPr>
      <w:r>
        <w:rPr>
          <w:rFonts w:hint="eastAsia"/>
        </w:rPr>
        <w:t>Design Pressure</w:t>
      </w:r>
      <w:r>
        <w:rPr>
          <w:rFonts w:hint="eastAsia"/>
        </w:rPr>
        <w:t>和</w:t>
      </w:r>
      <w:r>
        <w:rPr>
          <w:rFonts w:hint="eastAsia"/>
        </w:rPr>
        <w:t>Relief Load, Relief MW</w:t>
      </w:r>
      <w:r>
        <w:rPr>
          <w:rFonts w:hint="eastAsia"/>
        </w:rPr>
        <w:t>和</w:t>
      </w:r>
      <w:r>
        <w:rPr>
          <w:rFonts w:hint="eastAsia"/>
        </w:rPr>
        <w:t>Relief Temp</w:t>
      </w:r>
      <w:r>
        <w:rPr>
          <w:rFonts w:hint="eastAsia"/>
        </w:rPr>
        <w:t>等可编辑，其余变灰。</w:t>
      </w:r>
    </w:p>
    <w:p w:rsidR="00A860DC" w:rsidRDefault="00A860DC" w:rsidP="00E427ED">
      <w:pPr>
        <w:spacing w:after="156"/>
        <w:ind w:left="840"/>
      </w:pPr>
    </w:p>
    <w:p w:rsidR="00F92FFE" w:rsidRDefault="00F92FFE" w:rsidP="00E427ED">
      <w:pPr>
        <w:pStyle w:val="a6"/>
        <w:numPr>
          <w:ilvl w:val="0"/>
          <w:numId w:val="35"/>
        </w:numPr>
        <w:spacing w:after="156"/>
        <w:ind w:firstLineChars="0"/>
      </w:pPr>
      <w:r>
        <w:rPr>
          <w:rFonts w:hint="eastAsia"/>
        </w:rPr>
        <w:t>拓展</w:t>
      </w:r>
    </w:p>
    <w:p w:rsidR="00F92FFE" w:rsidRDefault="00F92FFE" w:rsidP="00E427ED">
      <w:pPr>
        <w:pStyle w:val="a6"/>
        <w:numPr>
          <w:ilvl w:val="1"/>
          <w:numId w:val="35"/>
        </w:numPr>
        <w:spacing w:after="156"/>
        <w:ind w:firstLineChars="0"/>
      </w:pPr>
      <w:r>
        <w:rPr>
          <w:rFonts w:hint="eastAsia"/>
        </w:rPr>
        <w:t>如果安全阀是安装在压缩机后的分离器上，则分离器</w:t>
      </w:r>
      <w:r>
        <w:rPr>
          <w:rFonts w:hint="eastAsia"/>
        </w:rPr>
        <w:t>Drum</w:t>
      </w:r>
      <w:r>
        <w:rPr>
          <w:rFonts w:hint="eastAsia"/>
        </w:rPr>
        <w:t>出口堵塞工况时需要考虑压缩机的效应。</w:t>
      </w:r>
    </w:p>
    <w:p w:rsidR="00F92FFE" w:rsidRDefault="00F92FFE" w:rsidP="00E427ED">
      <w:pPr>
        <w:pStyle w:val="a6"/>
        <w:numPr>
          <w:ilvl w:val="1"/>
          <w:numId w:val="35"/>
        </w:numPr>
        <w:spacing w:after="156"/>
        <w:ind w:firstLineChars="0"/>
      </w:pPr>
      <w:r>
        <w:rPr>
          <w:rFonts w:hint="eastAsia"/>
        </w:rPr>
        <w:t>可以考虑：在</w:t>
      </w:r>
      <w:r>
        <w:rPr>
          <w:rFonts w:hint="eastAsia"/>
        </w:rPr>
        <w:t>Drum</w:t>
      </w:r>
      <w:r>
        <w:rPr>
          <w:rFonts w:hint="eastAsia"/>
        </w:rPr>
        <w:t>的</w:t>
      </w:r>
      <w:r>
        <w:rPr>
          <w:rFonts w:hint="eastAsia"/>
        </w:rPr>
        <w:t>Source</w:t>
      </w:r>
      <w:r>
        <w:rPr>
          <w:rFonts w:hint="eastAsia"/>
        </w:rPr>
        <w:t>中放上</w:t>
      </w:r>
      <w:r>
        <w:rPr>
          <w:rFonts w:hint="eastAsia"/>
        </w:rPr>
        <w:t>Compressor</w:t>
      </w:r>
      <w:r>
        <w:rPr>
          <w:rFonts w:hint="eastAsia"/>
        </w:rPr>
        <w:t>，如果选择了，则出口堵塞工况考虑</w:t>
      </w:r>
      <w:r>
        <w:rPr>
          <w:rFonts w:hint="eastAsia"/>
        </w:rPr>
        <w:t>Compressor</w:t>
      </w:r>
      <w:r>
        <w:rPr>
          <w:rFonts w:hint="eastAsia"/>
        </w:rPr>
        <w:t>的效应。</w:t>
      </w:r>
    </w:p>
    <w:p w:rsidR="00F92FFE" w:rsidRPr="00DF77BF" w:rsidRDefault="00F92FFE" w:rsidP="00E427ED">
      <w:pPr>
        <w:spacing w:after="156"/>
        <w:ind w:left="840"/>
      </w:pPr>
    </w:p>
    <w:p w:rsidR="00F37EB7" w:rsidRDefault="00F37EB7" w:rsidP="00DC7A7A">
      <w:pPr>
        <w:pStyle w:val="20"/>
        <w:spacing w:before="156" w:after="156"/>
      </w:pPr>
      <w:bookmarkStart w:id="37" w:name="_Toc382316021"/>
      <w:r>
        <w:rPr>
          <w:rFonts w:hint="eastAsia"/>
        </w:rPr>
        <w:t>往复式压缩机</w:t>
      </w:r>
      <w:bookmarkEnd w:id="37"/>
    </w:p>
    <w:p w:rsidR="001D4392" w:rsidRDefault="001D4392" w:rsidP="00DC7A7A">
      <w:pPr>
        <w:pStyle w:val="3"/>
        <w:spacing w:before="156" w:after="156"/>
      </w:pPr>
      <w:bookmarkStart w:id="38" w:name="_Toc382316022"/>
      <w:r>
        <w:rPr>
          <w:rFonts w:hint="eastAsia"/>
        </w:rPr>
        <w:t>出口堵塞</w:t>
      </w:r>
      <w:r>
        <w:rPr>
          <w:rFonts w:hint="eastAsia"/>
        </w:rPr>
        <w:t>-Blocked outlet</w:t>
      </w:r>
      <w:bookmarkEnd w:id="38"/>
    </w:p>
    <w:p w:rsidR="001D4392" w:rsidRDefault="00702010" w:rsidP="00E427ED">
      <w:pPr>
        <w:pStyle w:val="a6"/>
        <w:numPr>
          <w:ilvl w:val="0"/>
          <w:numId w:val="35"/>
        </w:numPr>
        <w:spacing w:after="156"/>
        <w:ind w:firstLineChars="0"/>
      </w:pPr>
      <w:r>
        <w:rPr>
          <w:rFonts w:hint="eastAsia"/>
        </w:rPr>
        <w:t>计算方法</w:t>
      </w:r>
    </w:p>
    <w:p w:rsidR="00702010" w:rsidRDefault="00702010" w:rsidP="00E427ED">
      <w:pPr>
        <w:pStyle w:val="a6"/>
        <w:numPr>
          <w:ilvl w:val="1"/>
          <w:numId w:val="35"/>
        </w:numPr>
        <w:spacing w:after="156"/>
        <w:ind w:firstLineChars="0"/>
      </w:pPr>
      <w:r>
        <w:rPr>
          <w:rFonts w:hint="eastAsia"/>
        </w:rPr>
        <w:t>W[relief]=W[compressor_rated_capacity], kg/hr</w:t>
      </w:r>
    </w:p>
    <w:p w:rsidR="00702010" w:rsidRDefault="00702010" w:rsidP="00E427ED">
      <w:pPr>
        <w:pStyle w:val="a6"/>
        <w:numPr>
          <w:ilvl w:val="1"/>
          <w:numId w:val="35"/>
        </w:numPr>
        <w:spacing w:after="156"/>
        <w:ind w:firstLineChars="0"/>
      </w:pPr>
      <w:r>
        <w:rPr>
          <w:rFonts w:hint="eastAsia"/>
        </w:rPr>
        <w:t>Compressor_rated_capacity</w:t>
      </w:r>
      <w:r>
        <w:rPr>
          <w:rFonts w:hint="eastAsia"/>
        </w:rPr>
        <w:t>即往复式压缩机的最大处理能力</w:t>
      </w:r>
      <w:r w:rsidR="00866952">
        <w:rPr>
          <w:rFonts w:hint="eastAsia"/>
        </w:rPr>
        <w:t>（缺省为正常流量的</w:t>
      </w:r>
      <w:r w:rsidR="00866952">
        <w:rPr>
          <w:rFonts w:hint="eastAsia"/>
        </w:rPr>
        <w:t>120%</w:t>
      </w:r>
      <w:r w:rsidR="00866952">
        <w:rPr>
          <w:rFonts w:hint="eastAsia"/>
        </w:rPr>
        <w:t>）</w:t>
      </w:r>
    </w:p>
    <w:p w:rsidR="00F44F90" w:rsidRDefault="00F44F90" w:rsidP="00E427ED">
      <w:pPr>
        <w:pStyle w:val="a6"/>
        <w:numPr>
          <w:ilvl w:val="1"/>
          <w:numId w:val="35"/>
        </w:numPr>
        <w:spacing w:after="156"/>
        <w:ind w:firstLineChars="0"/>
      </w:pPr>
      <w:r>
        <w:rPr>
          <w:rFonts w:hint="eastAsia"/>
        </w:rPr>
        <w:t>MW[relief]=MW[normal_outlet_stream]</w:t>
      </w:r>
    </w:p>
    <w:p w:rsidR="00F44F90" w:rsidRDefault="00F44F90" w:rsidP="00E427ED">
      <w:pPr>
        <w:pStyle w:val="a6"/>
        <w:numPr>
          <w:ilvl w:val="1"/>
          <w:numId w:val="35"/>
        </w:numPr>
        <w:spacing w:after="156"/>
        <w:ind w:firstLineChars="0"/>
      </w:pPr>
      <w:r>
        <w:rPr>
          <w:rFonts w:hint="eastAsia"/>
        </w:rPr>
        <w:t>T[relief]=T[normal_outlet_stream]</w:t>
      </w:r>
    </w:p>
    <w:p w:rsidR="009763FC" w:rsidRDefault="009763FC" w:rsidP="00E427ED">
      <w:pPr>
        <w:pStyle w:val="a6"/>
        <w:numPr>
          <w:ilvl w:val="0"/>
          <w:numId w:val="35"/>
        </w:numPr>
        <w:spacing w:after="156"/>
        <w:ind w:firstLineChars="0"/>
      </w:pPr>
      <w:r>
        <w:rPr>
          <w:rFonts w:hint="eastAsia"/>
        </w:rPr>
        <w:t>界面设计</w:t>
      </w:r>
    </w:p>
    <w:p w:rsidR="009763FC" w:rsidRDefault="009763FC" w:rsidP="00E427ED">
      <w:pPr>
        <w:spacing w:after="156"/>
      </w:pPr>
      <w:r>
        <w:rPr>
          <w:rFonts w:hint="eastAsia"/>
          <w:noProof/>
        </w:rPr>
        <w:drawing>
          <wp:inline distT="0" distB="0" distL="0" distR="0">
            <wp:extent cx="5112385" cy="104140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26A" w:rsidRDefault="00C3126A" w:rsidP="00C3126A">
      <w:pPr>
        <w:pStyle w:val="1"/>
        <w:spacing w:after="156"/>
        <w:ind w:left="0"/>
      </w:pPr>
      <w:bookmarkStart w:id="39" w:name="_Toc382316023"/>
      <w:r>
        <w:rPr>
          <w:rFonts w:hint="eastAsia"/>
        </w:rPr>
        <w:t>换热器</w:t>
      </w:r>
      <w:r>
        <w:rPr>
          <w:rFonts w:hint="eastAsia"/>
        </w:rPr>
        <w:t>-Heat Exchanger</w:t>
      </w:r>
      <w:bookmarkEnd w:id="39"/>
    </w:p>
    <w:p w:rsidR="009760C2" w:rsidRDefault="009760C2" w:rsidP="00DC7A7A">
      <w:pPr>
        <w:pStyle w:val="20"/>
        <w:spacing w:before="156" w:after="156"/>
      </w:pPr>
      <w:bookmarkStart w:id="40" w:name="_Toc382316024"/>
      <w:r>
        <w:rPr>
          <w:rFonts w:hint="eastAsia"/>
        </w:rPr>
        <w:t>管壳式换热器</w:t>
      </w:r>
      <w:r>
        <w:rPr>
          <w:rFonts w:hint="eastAsia"/>
        </w:rPr>
        <w:t>-Shell-Tube Heat Exchanger</w:t>
      </w:r>
      <w:bookmarkEnd w:id="40"/>
    </w:p>
    <w:p w:rsidR="00374719" w:rsidRDefault="007B31C3" w:rsidP="00DC7A7A">
      <w:pPr>
        <w:pStyle w:val="3"/>
        <w:spacing w:before="156" w:after="156"/>
      </w:pPr>
      <w:bookmarkStart w:id="41" w:name="_Toc382316025"/>
      <w:r>
        <w:rPr>
          <w:rFonts w:hint="eastAsia"/>
        </w:rPr>
        <w:t>出口堵塞</w:t>
      </w:r>
      <w:r>
        <w:rPr>
          <w:rFonts w:hint="eastAsia"/>
        </w:rPr>
        <w:t>-Blocked Outlet</w:t>
      </w:r>
      <w:bookmarkEnd w:id="41"/>
    </w:p>
    <w:p w:rsidR="00CB2A5E" w:rsidRDefault="00B66A18" w:rsidP="00E427ED">
      <w:pPr>
        <w:spacing w:after="156"/>
      </w:pPr>
      <w:r>
        <w:rPr>
          <w:rFonts w:hint="eastAsia"/>
        </w:rPr>
        <w:t>选择是工艺换热器</w:t>
      </w:r>
      <w:r w:rsidR="008E295F">
        <w:rPr>
          <w:rFonts w:hint="eastAsia"/>
        </w:rPr>
        <w:t>Process Heat Exchanger</w:t>
      </w:r>
      <w:r w:rsidR="008E295F">
        <w:rPr>
          <w:rFonts w:hint="eastAsia"/>
        </w:rPr>
        <w:t>还是再沸器</w:t>
      </w:r>
      <w:r w:rsidR="008E295F">
        <w:rPr>
          <w:rFonts w:hint="eastAsia"/>
        </w:rPr>
        <w:t>Reboiler</w:t>
      </w:r>
      <w:r w:rsidR="009C1A34">
        <w:rPr>
          <w:rFonts w:hint="eastAsia"/>
        </w:rPr>
        <w:t>，假设条件</w:t>
      </w:r>
      <w:proofErr w:type="gramStart"/>
      <w:r w:rsidR="009C1A34">
        <w:rPr>
          <w:rFonts w:hint="eastAsia"/>
        </w:rPr>
        <w:t>是热侧正常</w:t>
      </w:r>
      <w:proofErr w:type="gramEnd"/>
      <w:r w:rsidR="009C1A34">
        <w:rPr>
          <w:rFonts w:hint="eastAsia"/>
        </w:rPr>
        <w:t>，冷测出口堵塞。</w:t>
      </w:r>
    </w:p>
    <w:p w:rsidR="00E65A56" w:rsidRDefault="006D4B66" w:rsidP="00E427ED">
      <w:pPr>
        <w:pStyle w:val="a6"/>
        <w:numPr>
          <w:ilvl w:val="0"/>
          <w:numId w:val="37"/>
        </w:numPr>
        <w:spacing w:after="156"/>
        <w:ind w:firstLineChars="0"/>
      </w:pPr>
      <w:r>
        <w:rPr>
          <w:rFonts w:hint="eastAsia"/>
        </w:rPr>
        <w:t>工艺换热器</w:t>
      </w:r>
      <w:r>
        <w:rPr>
          <w:rFonts w:hint="eastAsia"/>
        </w:rPr>
        <w:t>-</w:t>
      </w:r>
      <w:r w:rsidR="00E65A56">
        <w:rPr>
          <w:rFonts w:hint="eastAsia"/>
        </w:rPr>
        <w:t>Process Heat Exchanger</w:t>
      </w:r>
    </w:p>
    <w:p w:rsidR="00E65A56" w:rsidRDefault="00E65A56" w:rsidP="00E427ED">
      <w:pPr>
        <w:pStyle w:val="a6"/>
        <w:spacing w:after="156"/>
        <w:ind w:left="420" w:firstLineChars="0" w:firstLine="0"/>
      </w:pPr>
      <w:r>
        <w:rPr>
          <w:rFonts w:hint="eastAsia"/>
        </w:rPr>
        <w:t>泄放量计算方法如下</w:t>
      </w:r>
      <w:r w:rsidR="009B668A">
        <w:rPr>
          <w:rFonts w:hint="eastAsia"/>
        </w:rPr>
        <w:t>&lt;JGC&gt;</w:t>
      </w:r>
    </w:p>
    <w:p w:rsidR="00B66A18" w:rsidRDefault="00B66A18" w:rsidP="00E427ED">
      <w:pPr>
        <w:spacing w:after="156"/>
      </w:pPr>
      <w:r>
        <w:rPr>
          <w:rFonts w:hint="eastAsia"/>
          <w:noProof/>
        </w:rPr>
        <w:lastRenderedPageBreak/>
        <w:drawing>
          <wp:inline distT="0" distB="0" distL="0" distR="0">
            <wp:extent cx="3622647" cy="227541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003" cy="227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68A" w:rsidRDefault="009B668A" w:rsidP="00E427ED">
      <w:pPr>
        <w:pStyle w:val="a6"/>
        <w:numPr>
          <w:ilvl w:val="1"/>
          <w:numId w:val="37"/>
        </w:numPr>
        <w:spacing w:after="156"/>
        <w:ind w:firstLineChars="0"/>
      </w:pPr>
      <w:r>
        <w:rPr>
          <w:rFonts w:hint="eastAsia"/>
        </w:rPr>
        <w:t>计算框图如下</w:t>
      </w:r>
    </w:p>
    <w:p w:rsidR="009B668A" w:rsidRDefault="009B668A" w:rsidP="00E427ED">
      <w:pPr>
        <w:spacing w:after="156"/>
      </w:pPr>
      <w:r w:rsidRPr="009B668A">
        <w:rPr>
          <w:noProof/>
        </w:rPr>
        <mc:AlternateContent>
          <mc:Choice Requires="wpg">
            <w:drawing>
              <wp:inline distT="0" distB="0" distL="0" distR="0">
                <wp:extent cx="9164233" cy="5904294"/>
                <wp:effectExtent l="0" t="0" r="0" b="0"/>
                <wp:docPr id="172" name="组合 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64233" cy="5904294"/>
                          <a:chOff x="0" y="172592"/>
                          <a:chExt cx="9164233" cy="5904294"/>
                        </a:xfrm>
                      </wpg:grpSpPr>
                      <wps:wsp>
                        <wps:cNvPr id="173" name="矩形 173"/>
                        <wps:cNvSpPr/>
                        <wps:spPr>
                          <a:xfrm>
                            <a:off x="35496" y="291546"/>
                            <a:ext cx="3456384" cy="648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Read data from database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4" name="直接箭头连接符 174"/>
                        <wps:cNvCnPr>
                          <a:stCxn id="173" idx="2"/>
                        </wps:cNvCnPr>
                        <wps:spPr>
                          <a:xfrm>
                            <a:off x="1763688" y="939618"/>
                            <a:ext cx="7368" cy="57606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TextBox 14"/>
                        <wps:cNvSpPr txBox="1"/>
                        <wps:spPr>
                          <a:xfrm>
                            <a:off x="3779406" y="172592"/>
                            <a:ext cx="5363210" cy="2072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71"/>
                                </w:numPr>
                                <w:ind w:firstLineChars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判断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Cold side inlet stream</w:t>
                              </w:r>
                            </w:p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71"/>
                                </w:numPr>
                                <w:ind w:firstLineChars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Normal duty, Q[normal], kcal/hr</w:t>
                              </w:r>
                            </w:p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71"/>
                                </w:numPr>
                                <w:ind w:firstLineChars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T[Normal_hot_inlet]</w:t>
                              </w:r>
                            </w:p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71"/>
                                </w:numPr>
                                <w:ind w:firstLineChars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T[Normal_cold_inlet]</w:t>
                              </w:r>
                            </w:p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71"/>
                                </w:numPr>
                                <w:ind w:firstLineChars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T[Normal_cold_outlet]</w:t>
                              </w:r>
                              <w:bookmarkStart w:id="42" w:name="_GoBack"/>
                              <w:bookmarkEnd w:id="42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6" name="矩形 176"/>
                        <wps:cNvSpPr/>
                        <wps:spPr>
                          <a:xfrm>
                            <a:off x="28576" y="4005064"/>
                            <a:ext cx="3456384" cy="648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计算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W[relief]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7" name="TextBox 27"/>
                        <wps:cNvSpPr txBox="1"/>
                        <wps:spPr>
                          <a:xfrm>
                            <a:off x="3779912" y="3861025"/>
                            <a:ext cx="4967605" cy="16764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W[relief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]=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 xml:space="preserve"> Q[normal]/L[vap]*(T[normal_hod_inlet]-T[cold_bp_relief])/(T[normal_hod_inlet] – T[average])</w:t>
                              </w:r>
                            </w:p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T[relief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]=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T[flash], MW[relief]=MW[vapor_flash]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8" name="矩形 178"/>
                        <wps:cNvSpPr/>
                        <wps:spPr>
                          <a:xfrm>
                            <a:off x="28576" y="1513360"/>
                            <a:ext cx="3456384" cy="648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ind w:left="547" w:hanging="547"/>
                                <w:jc w:val="center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计算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T[average]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9" name="矩形 179"/>
                        <wps:cNvSpPr/>
                        <wps:spPr>
                          <a:xfrm>
                            <a:off x="3727998" y="2217049"/>
                            <a:ext cx="5436235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ind w:left="547" w:hanging="547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T[average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]=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 xml:space="preserve"> ½*(T[Normal_cold_inlet]+T[Normal_cold_outlet])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180" name="矩形 180"/>
                        <wps:cNvSpPr/>
                        <wps:spPr>
                          <a:xfrm>
                            <a:off x="28576" y="2751216"/>
                            <a:ext cx="3456384" cy="648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ind w:left="547" w:hanging="547"/>
                                <w:jc w:val="center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计算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T[cold_bp_relief]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和蒸发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焓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L[vap]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81" name="矩形 181"/>
                        <wps:cNvSpPr/>
                        <wps:spPr>
                          <a:xfrm>
                            <a:off x="3707848" y="2665472"/>
                            <a:ext cx="4591685" cy="128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ind w:left="547" w:hanging="547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Cold side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进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Flash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（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P[flash]=P[relief], Bubble Point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）</w:t>
                              </w:r>
                            </w:p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ind w:left="547" w:hanging="547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T[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cold_bp_relief]=T[flash], C</w:t>
                              </w:r>
                            </w:p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ind w:left="547" w:hanging="547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L[vap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]=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h[vapor_flash]-h[liquid_flash], kcal/kg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82" name="直接箭头连接符 182"/>
                        <wps:cNvCnPr/>
                        <wps:spPr>
                          <a:xfrm>
                            <a:off x="1756320" y="2161432"/>
                            <a:ext cx="7368" cy="57606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直接箭头连接符 183"/>
                        <wps:cNvCnPr/>
                        <wps:spPr>
                          <a:xfrm>
                            <a:off x="1763688" y="3415280"/>
                            <a:ext cx="7368" cy="57606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TextBox 46"/>
                        <wps:cNvSpPr txBox="1"/>
                        <wps:spPr>
                          <a:xfrm>
                            <a:off x="0" y="5589206"/>
                            <a:ext cx="914400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72"/>
                                </w:numPr>
                                <w:ind w:firstLineChars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T[cold_bp_relief]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：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冷测物料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在泄放压力下的泡点温度，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72" o:spid="_x0000_s1092" style="width:721.6pt;height:464.9pt;mso-position-horizontal-relative:char;mso-position-vertical-relative:line" coordorigin=",1725" coordsize="91642,590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">
                <v:rect id="矩形 173" o:spid="_x0000_s1093" style="position:absolute;left:354;top:2915;width:34564;height:64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ggkMQA&#10;AADcAAAADwAAAGRycy9kb3ducmV2LnhtbERPS2sCMRC+C/6HMIVeRLO1UGU1igjWRWihPg7ehs24&#10;WbqZhE2q239vCgVv8/E9Z77sbCOu1IbasYKXUQaCuHS65krB8bAZTkGEiKyxcUwKfinActHvzTHX&#10;7sZfdN3HSqQQDjkqMDH6XMpQGrIYRs4TJ+7iWosxwbaSusVbCreNHGfZm7RYc2ow6GltqPze/1gF&#10;m60ZrOTu4+SL8Hmx48K/bwdnpZ6futUMRKQuPsT/7kKn+ZNX+HsmXS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IIJDEAAAA3AAAAA8AAAAAAAAAAAAAAAAAmAIAAGRycy9k&#10;b3ducmV2LnhtbFBLBQYAAAAABAAEAPUAAACJAwAAAAA=&#10;" filled="f" strokecolor="black [3213]" strokeweight="2pt">
                  <v:textbox>
                    <w:txbxContent>
                      <w:p w:rsidR="00A62E56" w:rsidRDefault="00A62E56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Read data from database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74" o:spid="_x0000_s1094" type="#_x0000_t32" style="position:absolute;left:17636;top:9396;width:74;height:57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OVxcQAAADcAAAADwAAAGRycy9kb3ducmV2LnhtbERPTWvCQBC9F/wPywi9mY2laBtdJUhF&#10;S5FSLRRvQ3ZMotnZkF2T+O+7BaG3ebzPmS97U4mWGldaVjCOYhDEmdUl5wq+D+vRCwjnkTVWlknB&#10;jRwsF4OHOSbadvxF7d7nIoSwS1BB4X2dSOmyggy6yNbEgTvZxqAPsMmlbrAL4aaST3E8kQZLDg0F&#10;1rQqKLvsr0bB7uA/unV9m55/zu9vnxtMX49tqtTjsE9nIDz1/l98d291mD99hr9nwgV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E5XFxAAAANwAAAAPAAAAAAAAAAAA&#10;AAAAAKECAABkcnMvZG93bnJldi54bWxQSwUGAAAAAAQABAD5AAAAkgMAAAAA&#10;" strokecolor="black [3213]" strokeweight="2.25pt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4" o:spid="_x0000_s1095" type="#_x0000_t202" style="position:absolute;left:37794;top:1725;width:53632;height:20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ViHMAA&#10;AADcAAAADwAAAGRycy9kb3ducmV2LnhtbERPTWvCQBC9F/wPyxS81Y2CVVJXEa3goRc13ofsNBua&#10;nQ3ZqYn/vlsQvM3jfc5qM/hG3aiLdWAD00kGirgMtubKQHE5vC1BRUG22AQmA3eKsFmPXlaY29Dz&#10;iW5nqVQK4ZijASfS5lrH0pHHOAktceK+Q+dREuwqbTvsU7hv9CzL3rXHmlODw5Z2jsqf8683IGK3&#10;03vx6ePxOnzte5eVcyyMGb8O2w9QQoM8xQ/30ab5izn8P5Mu0O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qViHMAAAADcAAAADwAAAAAAAAAAAAAAAACYAgAAZHJzL2Rvd25y&#10;ZXYueG1sUEsFBgAAAAAEAAQA9QAAAIUDAAAAAA==&#10;" filled="f" stroked="f">
                  <v:textbox style="mso-fit-shape-to-text:t">
                    <w:txbxContent>
                      <w:p w:rsidR="00A62E56" w:rsidRDefault="00A62E56" w:rsidP="00C93118">
                        <w:pPr>
                          <w:pStyle w:val="a6"/>
                          <w:widowControl/>
                          <w:numPr>
                            <w:ilvl w:val="0"/>
                            <w:numId w:val="71"/>
                          </w:numPr>
                          <w:ind w:firstLineChars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判断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Cold side inlet stream</w:t>
                        </w:r>
                      </w:p>
                      <w:p w:rsidR="00A62E56" w:rsidRDefault="00A62E56" w:rsidP="00C93118">
                        <w:pPr>
                          <w:pStyle w:val="a6"/>
                          <w:widowControl/>
                          <w:numPr>
                            <w:ilvl w:val="0"/>
                            <w:numId w:val="71"/>
                          </w:numPr>
                          <w:ind w:firstLineChars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Normal duty, Q[normal], kcal/hr</w:t>
                        </w:r>
                      </w:p>
                      <w:p w:rsidR="00A62E56" w:rsidRDefault="00A62E56" w:rsidP="00C93118">
                        <w:pPr>
                          <w:pStyle w:val="a6"/>
                          <w:widowControl/>
                          <w:numPr>
                            <w:ilvl w:val="0"/>
                            <w:numId w:val="71"/>
                          </w:numPr>
                          <w:ind w:firstLineChars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T[Normal_hot_inlet]</w:t>
                        </w:r>
                      </w:p>
                      <w:p w:rsidR="00A62E56" w:rsidRDefault="00A62E56" w:rsidP="00C93118">
                        <w:pPr>
                          <w:pStyle w:val="a6"/>
                          <w:widowControl/>
                          <w:numPr>
                            <w:ilvl w:val="0"/>
                            <w:numId w:val="71"/>
                          </w:numPr>
                          <w:ind w:firstLineChars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T[Normal_cold_inlet]</w:t>
                        </w:r>
                      </w:p>
                      <w:p w:rsidR="00A62E56" w:rsidRDefault="00A62E56" w:rsidP="00C93118">
                        <w:pPr>
                          <w:pStyle w:val="a6"/>
                          <w:widowControl/>
                          <w:numPr>
                            <w:ilvl w:val="0"/>
                            <w:numId w:val="71"/>
                          </w:numPr>
                          <w:ind w:firstLineChars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T[Normal_cold_outlet]</w:t>
                        </w:r>
                        <w:bookmarkStart w:id="43" w:name="_GoBack"/>
                        <w:bookmarkEnd w:id="43"/>
                      </w:p>
                    </w:txbxContent>
                  </v:textbox>
                </v:shape>
                <v:rect id="矩形 176" o:spid="_x0000_s1096" style="position:absolute;left:285;top:40050;width:34564;height:64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+DCMMA&#10;AADcAAAADwAAAGRycy9kb3ducmV2LnhtbERPS2sCMRC+F/ofwgi9iGbrQWVrFClYl4KCr0Nvw2bc&#10;LG4mYZPq9t8bQehtPr7nzBadbcSV2lA7VvA+zEAQl07XXCk4HlaDKYgQkTU2jknBHwVYzF9fZphr&#10;d+MdXfexEimEQ44KTIw+lzKUhiyGofPEiTu71mJMsK2kbvGWwm0jR1k2lhZrTg0GPX0aKi/7X6tg&#10;tTb9pfzenHwRtmc7KvzXuv+j1FuvW36AiNTFf/HTXeg0fzKGxzPpAj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+DCMMAAADcAAAADwAAAAAAAAAAAAAAAACYAgAAZHJzL2Rv&#10;d25yZXYueG1sUEsFBgAAAAAEAAQA9QAAAIgDAAAAAA==&#10;" filled="f" strokecolor="black [3213]" strokeweight="2pt">
                  <v:textbox>
                    <w:txbxContent>
                      <w:p w:rsidR="00A62E56" w:rsidRDefault="00A62E56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计算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W[relief]</w:t>
                        </w:r>
                      </w:p>
                    </w:txbxContent>
                  </v:textbox>
                </v:rect>
                <v:shape id="TextBox 27" o:spid="_x0000_s1097" type="#_x0000_t202" style="position:absolute;left:37799;top:38610;width:49676;height:16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tZ8MAA&#10;AADcAAAADwAAAGRycy9kb3ducmV2LnhtbERPTWvCQBC9F/wPyxS81Y0Fq6SuIraCBy9qvA/ZaTY0&#10;OxuyUxP/vSsUvM3jfc5yPfhGXamLdWAD00kGirgMtubKQHHevS1ARUG22AQmAzeKsF6NXpaY29Dz&#10;ka4nqVQK4ZijASfS5lrH0pHHOAktceJ+QudREuwqbTvsU7hv9HuWfWiPNacGhy1tHZW/pz9vQMRu&#10;prfi28f9ZTh89S4rZ1gYM34dNp+ghAZ5iv/de5vmz+fweCZdoF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TtZ8MAAAADcAAAADwAAAAAAAAAAAAAAAACYAgAAZHJzL2Rvd25y&#10;ZXYueG1sUEsFBgAAAAAEAAQA9QAAAIUDAAAAAA==&#10;" filled="f" stroked="f">
                  <v:textbox style="mso-fit-shape-to-text:t">
                    <w:txbxContent>
                      <w:p w:rsidR="00A62E56" w:rsidRDefault="00A62E56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W[relief</w:t>
                        </w: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]=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 xml:space="preserve"> Q[normal]/L[vap]*(T[normal_hod_inlet]-T[cold_bp_relief])/(T[normal_hod_inlet] – T[average])</w:t>
                        </w:r>
                      </w:p>
                      <w:p w:rsidR="00A62E56" w:rsidRDefault="00A62E56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T[relief</w:t>
                        </w: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]=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T[flash], MW[relief]=MW[vapor_flash]</w:t>
                        </w:r>
                      </w:p>
                    </w:txbxContent>
                  </v:textbox>
                </v:shape>
                <v:rect id="矩形 178" o:spid="_x0000_s1098" style="position:absolute;left:285;top:15133;width:34564;height:64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yy4ccA&#10;AADcAAAADwAAAGRycy9kb3ducmV2LnhtbESPQWsCMRCF74X+hzCFXkSz9dDKahQpWJeCBW09eBs2&#10;42bpZhI2qW7/fecg9DbDe/PeN4vV4Dt1oT61gQ08TQpQxHWwLTcGvj434xmolJEtdoHJwC8lWC3v&#10;7xZY2nDlPV0OuVESwqlEAy7nWGqdakce0yREYtHOofeYZe0bbXu8Srjv9LQonrXHlqXBYaRXR/X3&#10;4ccb2GzdaK3fd8dYpY+zn1bxbTs6GfP4MKznoDIN+d98u66s4L8IrTwjE+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ssuHHAAAA3AAAAA8AAAAAAAAAAAAAAAAAmAIAAGRy&#10;cy9kb3ducmV2LnhtbFBLBQYAAAAABAAEAPUAAACMAwAAAAA=&#10;" filled="f" strokecolor="black [3213]" strokeweight="2pt">
                  <v:textbox>
                    <w:txbxContent>
                      <w:p w:rsidR="00A62E56" w:rsidRDefault="00A62E56" w:rsidP="00427FB1">
                        <w:pPr>
                          <w:pStyle w:val="af"/>
                          <w:spacing w:before="0" w:beforeAutospacing="0" w:after="0" w:afterAutospacing="0"/>
                          <w:ind w:left="547" w:hanging="547"/>
                          <w:jc w:val="center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计算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T[average]</w:t>
                        </w:r>
                      </w:p>
                    </w:txbxContent>
                  </v:textbox>
                </v:rect>
                <v:rect id="矩形 179" o:spid="_x0000_s1099" style="position:absolute;left:37279;top:22170;width:54363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RvGsIA&#10;AADcAAAADwAAAGRycy9kb3ducmV2LnhtbERP24rCMBB9F/Yfwiz4IpquiJdqlMULVN+26weMzdhW&#10;m0lpota/3ywIvs3hXGexak0l7tS40rKCr0EEgjizuuRcwfF315+CcB5ZY2WZFDzJwWr50VlgrO2D&#10;f+ie+lyEEHYxKii8r2MpXVaQQTewNXHgzrYx6ANscqkbfIRwU8lhFI2lwZJDQ4E1rQvKrunNKNgf&#10;RofjOpGX66zc9JJJGsnTeKtU97P9noPw1Pq3+OVOdJg/mcH/M+ECu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VG8awgAAANwAAAAPAAAAAAAAAAAAAAAAAJgCAABkcnMvZG93&#10;bnJldi54bWxQSwUGAAAAAAQABAD1AAAAhwMAAAAA&#10;" filled="f" stroked="f">
                  <v:textbox style="mso-fit-shape-to-text:t">
                    <w:txbxContent>
                      <w:p w:rsidR="00A62E56" w:rsidRDefault="00A62E56" w:rsidP="00427FB1">
                        <w:pPr>
                          <w:pStyle w:val="af"/>
                          <w:spacing w:before="0" w:beforeAutospacing="0" w:after="0" w:afterAutospacing="0"/>
                          <w:ind w:left="547" w:hanging="547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T[average</w:t>
                        </w: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]=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 xml:space="preserve"> ½*(T[Normal_cold_inlet]+T[Normal_cold_outlet])</w:t>
                        </w:r>
                      </w:p>
                    </w:txbxContent>
                  </v:textbox>
                </v:rect>
                <v:rect id="矩形 180" o:spid="_x0000_s1100" style="position:absolute;left:285;top:27512;width:34564;height:64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/OwMYA&#10;AADcAAAADwAAAGRycy9kb3ducmV2LnhtbESPQWsCMRCF70L/Q5hCL6LZeiiyNYoI1qVgQdsevA2b&#10;cbO4mYRNqtt/7xwKvc3w3rz3zWI1+E5dqU9tYAPP0wIUcR1sy42Br8/tZA4qZWSLXWAy8EsJVsuH&#10;0QJLG258oOsxN0pCOJVowOUcS61T7chjmoZILNo59B6zrH2jbY83CfednhXFi/bYsjQ4jLRxVF+O&#10;P97AdufGa/2+/45V+jj7WRXfduOTMU+Pw/oVVKYh/5v/risr+HPBl2dkAr2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4/OwMYAAADcAAAADwAAAAAAAAAAAAAAAACYAgAAZHJz&#10;L2Rvd25yZXYueG1sUEsFBgAAAAAEAAQA9QAAAIsDAAAAAA==&#10;" filled="f" strokecolor="black [3213]" strokeweight="2pt">
                  <v:textbox>
                    <w:txbxContent>
                      <w:p w:rsidR="00A62E56" w:rsidRDefault="00A62E56" w:rsidP="00427FB1">
                        <w:pPr>
                          <w:pStyle w:val="af"/>
                          <w:spacing w:before="0" w:beforeAutospacing="0" w:after="0" w:afterAutospacing="0"/>
                          <w:ind w:left="547" w:hanging="547"/>
                          <w:jc w:val="center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计算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T[cold_bp_relief]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和蒸发</w:t>
                        </w:r>
                        <w:proofErr w:type="gramStart"/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焓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L[vap]</w:t>
                        </w:r>
                      </w:p>
                    </w:txbxContent>
                  </v:textbox>
                </v:rect>
                <v:rect id="矩形 181" o:spid="_x0000_s1101" style="position:absolute;left:37078;top:26654;width:45917;height:128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QRccEA&#10;AADcAAAADwAAAGRycy9kb3ducmV2LnhtbERP22oCMRB9L/gPYQRfiiZKKbI1ShEvRZ+8fMCwme6G&#10;biZLEtf1702h0Lc5nOssVr1rREchWs8aphMFgrj0xnKl4XrZjucgYkI22HgmDQ+KsFoOXhZYGH/n&#10;E3XnVIkcwrFADXVKbSFlLGtyGCe+Jc7ctw8OU4ahkibgPYe7Rs6UepcOLeeGGlta11T+nG9Ow9tu&#10;dtjYV3W0rrvh9SCD2vNR69Gw//wAkahP/+I/95fJ8+dT+H0mXy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EEXHBAAAA3AAAAA8AAAAAAAAAAAAAAAAAmAIAAGRycy9kb3du&#10;cmV2LnhtbFBLBQYAAAAABAAEAPUAAACGAwAAAAA=&#10;" filled="f" stroked="f">
                  <v:textbox style="mso-fit-shape-to-text:t">
                    <w:txbxContent>
                      <w:p w:rsidR="00A62E56" w:rsidRDefault="00A62E56" w:rsidP="00427FB1">
                        <w:pPr>
                          <w:pStyle w:val="af"/>
                          <w:spacing w:before="0" w:beforeAutospacing="0" w:after="0" w:afterAutospacing="0"/>
                          <w:ind w:left="547" w:hanging="547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Cold side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进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Flash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（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P[flash]=P[relief], Bubble Point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）</w:t>
                        </w:r>
                      </w:p>
                      <w:p w:rsidR="00A62E56" w:rsidRDefault="00A62E56" w:rsidP="00427FB1">
                        <w:pPr>
                          <w:pStyle w:val="af"/>
                          <w:spacing w:before="0" w:beforeAutospacing="0" w:after="0" w:afterAutospacing="0"/>
                          <w:ind w:left="547" w:hanging="547"/>
                          <w:jc w:val="center"/>
                        </w:pP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T[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cold_bp_relief]=T[flash], C</w:t>
                        </w:r>
                      </w:p>
                      <w:p w:rsidR="00A62E56" w:rsidRDefault="00A62E56" w:rsidP="00427FB1">
                        <w:pPr>
                          <w:pStyle w:val="af"/>
                          <w:spacing w:before="0" w:beforeAutospacing="0" w:after="0" w:afterAutospacing="0"/>
                          <w:ind w:left="547" w:hanging="547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L[vap</w:t>
                        </w: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]=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h[vapor_flash]-h[liquid_flash], kcal/kg</w:t>
                        </w:r>
                      </w:p>
                    </w:txbxContent>
                  </v:textbox>
                </v:rect>
                <v:shape id="直接箭头连接符 182" o:spid="_x0000_s1102" type="#_x0000_t32" style="position:absolute;left:17563;top:21614;width:73;height:57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PYDcQAAADcAAAADwAAAGRycy9kb3ducmV2LnhtbERPS2vCQBC+C/0PyxR60009tBpdQxCl&#10;SilSFaS3ITvNo9nZkN0m8d+7QqG3+fies0wGU4uOWldaVvA8iUAQZ1aXnCs4n7bjGQjnkTXWlknB&#10;lRwkq4fREmNte/6k7uhzEULYxaig8L6JpXRZQQbdxDbEgfu2rUEfYJtL3WIfwk0tp1H0Ig2WHBoK&#10;bGhdUPZz/DUKPk7+vd8219fqUu03hzdM519dqtTT45AuQHga/L/4z73TYf5sCvdnwgVyd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Y9gNxAAAANwAAAAPAAAAAAAAAAAA&#10;AAAAAKECAABkcnMvZG93bnJldi54bWxQSwUGAAAAAAQABAD5AAAAkgMAAAAA&#10;" strokecolor="black [3213]" strokeweight="2.25pt">
                  <v:stroke endarrow="open"/>
                </v:shape>
                <v:shape id="直接箭头连接符 183" o:spid="_x0000_s1103" type="#_x0000_t32" style="position:absolute;left:17636;top:34152;width:74;height:57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99lsQAAADcAAAADwAAAGRycy9kb3ducmV2LnhtbERPTWvCQBC9F/wPywi9NRtbUBtdJUhF&#10;S5FSLRRvQ3ZMotnZkF2T+O+7BaG3ebzPmS97U4mWGldaVjCKYhDEmdUl5wq+D+unKQjnkTVWlknB&#10;jRwsF4OHOSbadvxF7d7nIoSwS1BB4X2dSOmyggy6yNbEgTvZxqAPsMmlbrAL4aaSz3E8lgZLDg0F&#10;1rQqKLvsr0bB7uA/unV9m5x/zu9vnxtMX49tqtTjsE9nIDz1/l98d291mD99gb9nwgV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L32WxAAAANwAAAAPAAAAAAAAAAAA&#10;AAAAAKECAABkcnMvZG93bnJldi54bWxQSwUGAAAAAAQABAD5AAAAkgMAAAAA&#10;" strokecolor="black [3213]" strokeweight="2.25pt">
                  <v:stroke endarrow="open"/>
                </v:shape>
                <v:shape id="TextBox 46" o:spid="_x0000_s1104" type="#_x0000_t202" style="position:absolute;top:55892;width:91440;height:4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y3oMAA&#10;AADcAAAADwAAAGRycy9kb3ducmV2LnhtbERPTWvCQBC9C/0PyxR6042lFomuIWgLHrxU433ITrOh&#10;2dmQnZr477uFQm/zeJ+zLSbfqRsNsQ1sYLnIQBHXwbbcGKgu7/M1qCjIFrvAZOBOEYrdw2yLuQ0j&#10;f9DtLI1KIRxzNOBE+lzrWDvyGBehJ07cZxg8SoJDo+2AYwr3nX7OslftseXU4LCnvaP66/ztDYjY&#10;cnmv3nw8XqfTYXRZvcLKmKfHqdyAEprkX/znPto0f/0Cv8+kC/Tu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Dy3oMAAAADcAAAADwAAAAAAAAAAAAAAAACYAgAAZHJzL2Rvd25y&#10;ZXYueG1sUEsFBgAAAAAEAAQA9QAAAIUDAAAAAA==&#10;" filled="f" stroked="f">
                  <v:textbox style="mso-fit-shape-to-text:t">
                    <w:txbxContent>
                      <w:p w:rsidR="00A62E56" w:rsidRDefault="00A62E56" w:rsidP="00C93118">
                        <w:pPr>
                          <w:pStyle w:val="a6"/>
                          <w:widowControl/>
                          <w:numPr>
                            <w:ilvl w:val="0"/>
                            <w:numId w:val="72"/>
                          </w:numPr>
                          <w:ind w:firstLineChars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T[cold_bp_relief]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：</w:t>
                        </w:r>
                        <w:proofErr w:type="gramStart"/>
                        <w:r>
                          <w:rPr>
                            <w:rFonts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冷测物料</w:t>
                        </w:r>
                        <w:proofErr w:type="gramEnd"/>
                        <w:r>
                          <w:rPr>
                            <w:rFonts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在泄放压力下的泡点温度，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B668A" w:rsidRDefault="009B668A" w:rsidP="00E427ED">
      <w:pPr>
        <w:pStyle w:val="a6"/>
        <w:numPr>
          <w:ilvl w:val="1"/>
          <w:numId w:val="37"/>
        </w:numPr>
        <w:spacing w:after="156"/>
        <w:ind w:firstLineChars="0"/>
      </w:pPr>
      <w:r>
        <w:rPr>
          <w:rFonts w:hint="eastAsia"/>
        </w:rPr>
        <w:lastRenderedPageBreak/>
        <w:t>界面设计</w:t>
      </w:r>
    </w:p>
    <w:p w:rsidR="009B668A" w:rsidRDefault="00897151" w:rsidP="00E427ED">
      <w:pPr>
        <w:spacing w:after="156"/>
        <w:ind w:left="420"/>
      </w:pPr>
      <w:r>
        <w:rPr>
          <w:rFonts w:hint="eastAsia"/>
          <w:noProof/>
        </w:rPr>
        <w:drawing>
          <wp:inline distT="0" distB="0" distL="0" distR="0">
            <wp:extent cx="3718063" cy="1841549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744" cy="1842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68A" w:rsidRDefault="009B668A" w:rsidP="006B26D0"/>
    <w:p w:rsidR="005C52EE" w:rsidRPr="003C652F" w:rsidRDefault="006D4B66" w:rsidP="00E427ED">
      <w:pPr>
        <w:pStyle w:val="a6"/>
        <w:numPr>
          <w:ilvl w:val="0"/>
          <w:numId w:val="37"/>
        </w:numPr>
        <w:spacing w:after="156"/>
        <w:ind w:firstLineChars="0"/>
      </w:pPr>
      <w:r w:rsidRPr="003C652F">
        <w:rPr>
          <w:rFonts w:hint="eastAsia"/>
        </w:rPr>
        <w:t>再沸器</w:t>
      </w:r>
      <w:r w:rsidRPr="003C652F">
        <w:rPr>
          <w:rFonts w:hint="eastAsia"/>
        </w:rPr>
        <w:t>-</w:t>
      </w:r>
      <w:r w:rsidR="006226E8" w:rsidRPr="003C652F">
        <w:rPr>
          <w:rFonts w:hint="eastAsia"/>
        </w:rPr>
        <w:t xml:space="preserve"> </w:t>
      </w:r>
      <w:r w:rsidR="005C52EE" w:rsidRPr="003C652F">
        <w:rPr>
          <w:rFonts w:hint="eastAsia"/>
        </w:rPr>
        <w:t>Reboiler</w:t>
      </w:r>
    </w:p>
    <w:p w:rsidR="006226E8" w:rsidRDefault="00CA5CB4" w:rsidP="00E427ED">
      <w:pPr>
        <w:spacing w:after="156"/>
      </w:pPr>
      <w:r w:rsidRPr="00CA5CB4">
        <w:rPr>
          <w:rFonts w:hint="eastAsia"/>
        </w:rPr>
        <w:t>参考</w:t>
      </w:r>
      <w:r w:rsidRPr="00CA5CB4">
        <w:rPr>
          <w:rFonts w:hint="eastAsia"/>
        </w:rPr>
        <w:t>Pinch Calculation</w:t>
      </w:r>
      <w:r w:rsidRPr="00CA5CB4">
        <w:rPr>
          <w:rFonts w:hint="eastAsia"/>
        </w:rPr>
        <w:t>的</w:t>
      </w:r>
      <w:r w:rsidRPr="00CA5CB4">
        <w:rPr>
          <w:rFonts w:hint="eastAsia"/>
        </w:rPr>
        <w:t>Excel</w:t>
      </w:r>
      <w:r w:rsidRPr="00CA5CB4">
        <w:rPr>
          <w:rFonts w:hint="eastAsia"/>
        </w:rPr>
        <w:t>。</w:t>
      </w:r>
    </w:p>
    <w:p w:rsidR="0054217E" w:rsidRPr="00CA5CB4" w:rsidRDefault="0054217E" w:rsidP="00E427ED">
      <w:pPr>
        <w:spacing w:after="156"/>
      </w:pPr>
      <w:r>
        <w:rPr>
          <w:rFonts w:hint="eastAsia"/>
          <w:noProof/>
        </w:rPr>
        <w:drawing>
          <wp:inline distT="0" distB="0" distL="0" distR="0">
            <wp:extent cx="5274310" cy="1992517"/>
            <wp:effectExtent l="19050" t="0" r="254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2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1C3" w:rsidRDefault="007B31C3" w:rsidP="00DC7A7A">
      <w:pPr>
        <w:pStyle w:val="3"/>
        <w:spacing w:before="156" w:after="156"/>
      </w:pPr>
      <w:bookmarkStart w:id="44" w:name="_Toc382316026"/>
      <w:r>
        <w:rPr>
          <w:rFonts w:hint="eastAsia"/>
        </w:rPr>
        <w:t>换热管破裂</w:t>
      </w:r>
      <w:r>
        <w:rPr>
          <w:rFonts w:hint="eastAsia"/>
        </w:rPr>
        <w:t>-Tube Rupture</w:t>
      </w:r>
      <w:bookmarkEnd w:id="44"/>
    </w:p>
    <w:p w:rsidR="001F0348" w:rsidRDefault="001F0348" w:rsidP="00E427ED">
      <w:pPr>
        <w:spacing w:after="156"/>
      </w:pPr>
      <w:r w:rsidRPr="001F0348">
        <w:rPr>
          <w:noProof/>
        </w:rPr>
        <w:lastRenderedPageBreak/>
        <w:drawing>
          <wp:inline distT="0" distB="0" distL="0" distR="0">
            <wp:extent cx="7400924" cy="5267325"/>
            <wp:effectExtent l="0" t="0" r="0" b="0"/>
            <wp:docPr id="39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7358" cy="5271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651" w:rsidRPr="005917CC" w:rsidRDefault="00272651" w:rsidP="004D0CF7">
      <w:pPr>
        <w:pStyle w:val="a"/>
        <w:spacing w:before="156" w:after="156"/>
      </w:pPr>
      <w:r w:rsidRPr="005917CC">
        <w:t>闪蒸计算</w:t>
      </w:r>
    </w:p>
    <w:p w:rsidR="00272651" w:rsidRPr="005917CC" w:rsidRDefault="00272651" w:rsidP="00EA7941">
      <w:pPr>
        <w:pStyle w:val="5"/>
        <w:spacing w:afterLines="50" w:after="156" w:line="240" w:lineRule="auto"/>
        <w:ind w:left="0"/>
        <w:contextualSpacing/>
      </w:pPr>
      <w:r w:rsidRPr="005917CC">
        <w:t>将高压侧的流体在低压侧泄放压力</w:t>
      </w:r>
      <w:r w:rsidR="00854881">
        <w:t>P[relief</w:t>
      </w:r>
      <w:r w:rsidR="00854881">
        <w:rPr>
          <w:rFonts w:hint="eastAsia"/>
        </w:rPr>
        <w:t>_</w:t>
      </w:r>
      <w:r w:rsidR="00854881">
        <w:t>low</w:t>
      </w:r>
      <w:r w:rsidR="00854881">
        <w:rPr>
          <w:rFonts w:hint="eastAsia"/>
        </w:rPr>
        <w:t>_</w:t>
      </w:r>
      <w:r w:rsidRPr="005917CC">
        <w:t>side]</w:t>
      </w:r>
      <w:r w:rsidRPr="005917CC">
        <w:t>下（绝热）闪蒸，结果分为</w:t>
      </w:r>
      <w:r w:rsidRPr="005917CC">
        <w:t>3</w:t>
      </w:r>
      <w:r w:rsidRPr="005917CC">
        <w:t>种情况：全液相、全气相、气液两相。根据不同情况用不同方法计算。</w:t>
      </w:r>
    </w:p>
    <w:p w:rsidR="00272651" w:rsidRPr="005917CC" w:rsidRDefault="00272651" w:rsidP="004D0CF7">
      <w:pPr>
        <w:pStyle w:val="a"/>
        <w:spacing w:before="156" w:after="156"/>
      </w:pPr>
      <w:r w:rsidRPr="005917CC">
        <w:t>全液相流</w:t>
      </w:r>
    </w:p>
    <w:p w:rsidR="00272651" w:rsidRPr="005917CC" w:rsidRDefault="002E742F" w:rsidP="00EA7941">
      <w:pPr>
        <w:pStyle w:val="5"/>
        <w:spacing w:afterLines="50" w:after="156" w:line="240" w:lineRule="auto"/>
        <w:ind w:left="0"/>
        <w:contextualSpacing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/>
            </w:rPr>
            <m:t>=2</m:t>
          </m:r>
          <m:r>
            <m:rPr>
              <m:sty m:val="p"/>
            </m:rPr>
            <w:rPr>
              <w:rFonts w:ascii="Cambria Math" w:hAnsi="Cambria Math" w:cs="Cambria Math"/>
            </w:rPr>
            <m:t>*</m:t>
          </m:r>
          <m:r>
            <m:rPr>
              <m:sty m:val="p"/>
            </m:rPr>
            <w:rPr>
              <w:rFonts w:ascii="Cambria Math"/>
            </w:rPr>
            <m:t>490</m:t>
          </m:r>
          <m:r>
            <m:rPr>
              <m:sty m:val="p"/>
            </m:rPr>
            <w:rPr>
              <w:rFonts w:ascii="Cambria Math" w:hAnsi="Cambria Math" w:cs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10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/>
                </w:rPr>
                <m:t>Rmass</m:t>
              </m:r>
              <m:r>
                <m:rPr>
                  <m:sty m:val="p"/>
                </m:rPr>
                <w:rPr>
                  <w:rStyle w:val="ac"/>
                </w:rPr>
                <w:commentReference w:id="45"/>
              </m:r>
            </m:e>
          </m:rad>
        </m:oMath>
      </m:oMathPara>
    </w:p>
    <w:p w:rsidR="00272651" w:rsidRPr="005917CC" w:rsidRDefault="002E742F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/>
              </w:rPr>
              <m:t>L</m:t>
            </m:r>
          </m:sub>
        </m:sSub>
      </m:oMath>
      <w:r w:rsidR="00272651" w:rsidRPr="005917CC">
        <w:t>：通过</w:t>
      </w:r>
      <w:r w:rsidR="00272651" w:rsidRPr="005917CC">
        <w:t>2</w:t>
      </w:r>
      <w:r w:rsidR="00272651" w:rsidRPr="005917CC">
        <w:t>个孔的总液相流量</w:t>
      </w:r>
      <w:r w:rsidR="00272651" w:rsidRPr="005917CC">
        <w:t>, kg/hr</w:t>
      </w:r>
    </w:p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w:r w:rsidRPr="005917CC">
        <w:t xml:space="preserve">d: </w:t>
      </w:r>
      <w:r w:rsidRPr="005917CC">
        <w:t>管侧内径</w:t>
      </w:r>
      <w:r w:rsidRPr="005917CC">
        <w:t xml:space="preserve"> I.D., </w:t>
      </w:r>
      <w:r w:rsidRPr="005917CC">
        <w:rPr>
          <w:b/>
          <w:color w:val="FF0000"/>
        </w:rPr>
        <w:t>in</w:t>
      </w:r>
    </w:p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w:r w:rsidRPr="005917CC">
        <w:t xml:space="preserve">P1: </w:t>
      </w:r>
      <w:r w:rsidRPr="005917CC">
        <w:t>高压侧操作压力</w:t>
      </w:r>
      <w:r w:rsidRPr="005917CC">
        <w:t>, MPa</w:t>
      </w:r>
    </w:p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w:r w:rsidRPr="005917CC">
        <w:t>P2:</w:t>
      </w:r>
      <w:r w:rsidRPr="005917CC">
        <w:t>低压侧累积泄放压力</w:t>
      </w:r>
      <w:r w:rsidRPr="005917CC">
        <w:t xml:space="preserve">, MPa </w:t>
      </w:r>
    </w:p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w:bookmarkStart w:id="46" w:name="OLE_LINK3"/>
      <w:bookmarkStart w:id="47" w:name="OLE_LINK4"/>
      <m:oMath>
        <m:r>
          <m:rPr>
            <m:sty m:val="p"/>
          </m:rPr>
          <w:rPr>
            <w:rFonts w:ascii="Cambria Math" w:hAnsi="Cambria Math"/>
          </w:rPr>
          <m:t>∆</m:t>
        </m:r>
        <m:r>
          <m:rPr>
            <m:sty m:val="p"/>
          </m:rPr>
          <w:rPr>
            <w:rFonts w:ascii="Cambria Math"/>
          </w:rPr>
          <m:t>P</m:t>
        </m:r>
      </m:oMath>
      <w:r w:rsidRPr="005917CC">
        <w:t xml:space="preserve">: </w:t>
      </w:r>
      <w:r w:rsidRPr="005917CC">
        <w:t>压差</w:t>
      </w:r>
      <w:r w:rsidRPr="005917CC">
        <w:t>P1-P2, MPa</w:t>
      </w:r>
    </w:p>
    <w:bookmarkEnd w:id="46"/>
    <w:bookmarkEnd w:id="47"/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w:r w:rsidRPr="005917CC">
        <w:t xml:space="preserve">Rmass: </w:t>
      </w:r>
      <w:r w:rsidRPr="005917CC">
        <w:t>流动条件下的液相密度</w:t>
      </w:r>
      <w:r w:rsidRPr="005917CC">
        <w:t>, kg/m3</w:t>
      </w:r>
    </w:p>
    <w:p w:rsidR="00272651" w:rsidRPr="005917CC" w:rsidRDefault="00272651" w:rsidP="004D0CF7">
      <w:pPr>
        <w:pStyle w:val="a"/>
        <w:spacing w:before="156" w:after="156"/>
      </w:pPr>
      <w:r w:rsidRPr="005917CC">
        <w:t>全气相流</w:t>
      </w:r>
    </w:p>
    <w:p w:rsidR="00272651" w:rsidRPr="005917CC" w:rsidRDefault="00272651" w:rsidP="004D0CF7">
      <w:pPr>
        <w:pStyle w:val="a"/>
        <w:spacing w:before="156" w:after="156"/>
      </w:pPr>
      <w:r w:rsidRPr="005917CC">
        <w:lastRenderedPageBreak/>
        <w:t>判断是否达到临界流</w:t>
      </w:r>
    </w:p>
    <w:p w:rsidR="00272651" w:rsidRPr="005917CC" w:rsidRDefault="00272651" w:rsidP="00EA7941">
      <w:pPr>
        <w:pStyle w:val="10"/>
        <w:numPr>
          <w:ilvl w:val="0"/>
          <w:numId w:val="0"/>
        </w:numPr>
        <w:spacing w:afterLines="50" w:after="156" w:line="240" w:lineRule="auto"/>
        <w:contextualSpacing/>
      </w:pPr>
    </w:p>
    <w:p w:rsidR="00272651" w:rsidRPr="005917CC" w:rsidRDefault="002E742F" w:rsidP="00EA7941">
      <w:pPr>
        <w:pStyle w:val="10"/>
        <w:numPr>
          <w:ilvl w:val="0"/>
          <w:numId w:val="0"/>
        </w:numPr>
        <w:spacing w:afterLines="50" w:after="156" w:line="240" w:lineRule="auto"/>
        <w:contextualSpacing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/>
                </w:rPr>
                <m:t>cf</m:t>
              </m:r>
            </m:sub>
          </m:sSub>
          <m:r>
            <m:rPr>
              <m:sty m:val="b"/>
            </m:rP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/>
                    </w:rPr>
                    <m:t>P1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/>
                    </w:rPr>
                    <m:t>10</m:t>
                  </m:r>
                </m:den>
              </m:f>
            </m:e>
          </m:d>
          <m:r>
            <m:rPr>
              <m:sty m:val="b"/>
            </m:rPr>
            <w:rPr>
              <w:rFonts w:ascii="Cambria Math" w:hAnsi="Cambria Math"/>
            </w:rPr>
            <m:t>*</m:t>
          </m:r>
          <m:r>
            <m:rPr>
              <m:sty m:val="b"/>
            </m:rPr>
            <w:rPr>
              <w:rFonts w:asci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/>
                    </w:rPr>
                    <m:t>2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/>
                    </w:rPr>
                    <m:t>k+1</m:t>
                  </m:r>
                </m:den>
              </m:f>
              <m:r>
                <m:rPr>
                  <m:sty m:val="b"/>
                </m:rPr>
                <w:rPr>
                  <w:rFonts w:ascii="Cambria Math"/>
                </w:rPr>
                <m:t>)</m:t>
              </m:r>
            </m:e>
            <m:sup>
              <m:r>
                <m:rPr>
                  <m:sty m:val="b"/>
                </m:rPr>
                <w:rPr>
                  <w:rFonts w:asci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/>
                    </w:rPr>
                    <m:t>k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/>
                    </w:rPr>
                    <m:t>k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b"/>
                    </m:rPr>
                    <w:rPr>
                      <w:rFonts w:ascii="Cambria Math"/>
                    </w:rPr>
                    <m:t>1</m:t>
                  </m:r>
                </m:den>
              </m:f>
              <m:r>
                <m:rPr>
                  <m:sty m:val="b"/>
                </m:rPr>
                <w:rPr>
                  <w:rFonts w:ascii="Cambria Math"/>
                </w:rPr>
                <m:t>)</m:t>
              </m:r>
              <m:r>
                <m:rPr>
                  <m:sty m:val="p"/>
                </m:rPr>
                <w:rPr>
                  <w:rStyle w:val="ac"/>
                  <w:b w:val="0"/>
                </w:rPr>
                <w:commentReference w:id="48"/>
              </m:r>
            </m:sup>
          </m:sSup>
        </m:oMath>
      </m:oMathPara>
    </w:p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w:r w:rsidRPr="005917CC">
        <w:t xml:space="preserve">P1: </w:t>
      </w:r>
      <w:r w:rsidRPr="005917CC">
        <w:t>高压侧操作压力，该公式中压力单位必须</w:t>
      </w:r>
      <w:proofErr w:type="gramStart"/>
      <w:r w:rsidRPr="005917CC">
        <w:t>是绝压</w:t>
      </w:r>
      <w:proofErr w:type="gramEnd"/>
      <w:r w:rsidRPr="005917CC">
        <w:t>, MPa</w:t>
      </w:r>
    </w:p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w:r w:rsidRPr="005917CC">
        <w:t>K</w:t>
      </w:r>
      <w:r w:rsidRPr="005917CC">
        <w:t>：将高压物流在低压侧</w:t>
      </w:r>
      <w:r w:rsidRPr="005917CC">
        <w:t>relief</w:t>
      </w:r>
      <w:r w:rsidRPr="005917CC">
        <w:t>压力下闪蒸，气相的</w:t>
      </w:r>
      <w:r w:rsidRPr="005917CC">
        <w:t>cp/cv</w:t>
      </w:r>
      <w:r w:rsidRPr="005917CC">
        <w:t>为该公式的</w:t>
      </w:r>
      <w:r w:rsidRPr="005917CC">
        <w:t>k</w:t>
      </w:r>
      <w:r w:rsidRPr="005917CC">
        <w:t>值</w:t>
      </w:r>
    </w:p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w:r w:rsidRPr="005917CC">
        <w:t xml:space="preserve">P2: </w:t>
      </w:r>
      <w:r w:rsidRPr="005917CC">
        <w:t>低压侧累积泄放压力</w:t>
      </w:r>
      <w:r w:rsidRPr="005917CC">
        <w:t xml:space="preserve">, MPa </w:t>
      </w:r>
    </w:p>
    <w:p w:rsidR="00272651" w:rsidRPr="005917CC" w:rsidRDefault="00272651" w:rsidP="00EA7941">
      <w:pPr>
        <w:pStyle w:val="5"/>
        <w:spacing w:afterLines="50" w:after="156" w:line="240" w:lineRule="auto"/>
        <w:ind w:left="0"/>
        <w:contextualSpacing/>
      </w:pPr>
    </w:p>
    <w:p w:rsidR="00272651" w:rsidRPr="005917CC" w:rsidRDefault="00272651" w:rsidP="00EA7941">
      <w:pPr>
        <w:pStyle w:val="5"/>
        <w:spacing w:afterLines="50" w:after="156" w:line="240" w:lineRule="auto"/>
        <w:ind w:left="0"/>
        <w:contextualSpacing/>
      </w:pPr>
      <w:r w:rsidRPr="005917CC">
        <w:t>如果</w:t>
      </w:r>
      <w:r w:rsidRPr="005917CC">
        <w:t>P2&lt;</w:t>
      </w:r>
      <w:r w:rsidR="000E4A6D">
        <w:rPr>
          <w:rFonts w:hint="eastAsia"/>
        </w:rPr>
        <w:t>=</w:t>
      </w:r>
      <w:r w:rsidRPr="005917CC">
        <w:t>Pcf</w:t>
      </w:r>
      <w:r w:rsidRPr="005917CC">
        <w:t>，则为临界流，方法为</w:t>
      </w:r>
      <w:r w:rsidRPr="005917CC">
        <w:t>4.3.</w:t>
      </w:r>
      <w:commentRangeStart w:id="49"/>
      <w:r w:rsidRPr="005917CC">
        <w:t>2</w:t>
      </w:r>
      <w:commentRangeEnd w:id="49"/>
      <w:r w:rsidR="00920B57">
        <w:rPr>
          <w:rStyle w:val="ac"/>
        </w:rPr>
        <w:commentReference w:id="49"/>
      </w:r>
      <w:r w:rsidRPr="005917CC">
        <w:t>；</w:t>
      </w:r>
    </w:p>
    <w:p w:rsidR="00272651" w:rsidRPr="005917CC" w:rsidRDefault="00272651" w:rsidP="00EA7941">
      <w:pPr>
        <w:pStyle w:val="5"/>
        <w:spacing w:afterLines="50" w:after="156" w:line="240" w:lineRule="auto"/>
        <w:ind w:left="0"/>
        <w:contextualSpacing/>
      </w:pPr>
      <w:r w:rsidRPr="005917CC">
        <w:t>如果</w:t>
      </w:r>
      <w:r w:rsidRPr="005917CC">
        <w:t>P2&gt;Pcf</w:t>
      </w:r>
      <w:r w:rsidRPr="005917CC">
        <w:t>，则为非临界流，方法为</w:t>
      </w:r>
      <w:r w:rsidRPr="005917CC">
        <w:t>4.3.3;</w:t>
      </w:r>
    </w:p>
    <w:p w:rsidR="00272651" w:rsidRPr="005917CC" w:rsidRDefault="00272651" w:rsidP="004D0CF7">
      <w:pPr>
        <w:pStyle w:val="a"/>
        <w:spacing w:before="156" w:after="156"/>
      </w:pPr>
      <w:r w:rsidRPr="005917CC">
        <w:t>气相临界流计算</w:t>
      </w:r>
    </w:p>
    <w:p w:rsidR="00272651" w:rsidRPr="005917CC" w:rsidRDefault="002E742F" w:rsidP="00EA7941">
      <w:pPr>
        <w:pStyle w:val="5"/>
        <w:spacing w:afterLines="50" w:after="156" w:line="240" w:lineRule="auto"/>
        <w:ind w:left="0"/>
        <w:contextualSpacing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/>
            </w:rPr>
            <m:t>=2</m:t>
          </m:r>
          <m:r>
            <m:rPr>
              <m:sty m:val="p"/>
            </m:rPr>
            <w:rPr>
              <w:rFonts w:ascii="Cambria Math" w:hAnsi="Cambria Math" w:cs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</w:rPr>
                <m:t>347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/>
                </w:rPr>
                <m:t>Rmassv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*</m:t>
              </m:r>
              <m:r>
                <m:rPr>
                  <m:sty m:val="p"/>
                </m:rPr>
                <w:rPr>
                  <w:rFonts w:asci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P1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10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k+1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/>
                    </w:rPr>
                    <m:t>)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k+1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1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Style w:val="ac"/>
                </w:rPr>
                <w:commentReference w:id="50"/>
              </m:r>
            </m:e>
          </m:rad>
        </m:oMath>
      </m:oMathPara>
    </w:p>
    <w:p w:rsidR="00272651" w:rsidRPr="005917CC" w:rsidRDefault="002E742F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/>
              </w:rPr>
              <m:t>V</m:t>
            </m:r>
          </m:sub>
        </m:sSub>
      </m:oMath>
      <w:r w:rsidR="00272651" w:rsidRPr="005917CC">
        <w:t>：通过</w:t>
      </w:r>
      <w:r w:rsidR="00272651" w:rsidRPr="005917CC">
        <w:t>2</w:t>
      </w:r>
      <w:r w:rsidR="00272651" w:rsidRPr="005917CC">
        <w:t>个孔的总液相流量</w:t>
      </w:r>
      <w:r w:rsidR="00272651" w:rsidRPr="005917CC">
        <w:t>, kg/hr</w:t>
      </w:r>
    </w:p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w:r w:rsidRPr="005917CC">
        <w:t xml:space="preserve">d: </w:t>
      </w:r>
      <w:r w:rsidRPr="005917CC">
        <w:t>管侧内径</w:t>
      </w:r>
      <w:r w:rsidRPr="005917CC">
        <w:t xml:space="preserve"> I.D., </w:t>
      </w:r>
      <w:r w:rsidRPr="005917CC">
        <w:rPr>
          <w:b/>
          <w:color w:val="FF0000"/>
        </w:rPr>
        <w:t>in</w:t>
      </w:r>
    </w:p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w:r w:rsidRPr="005917CC">
        <w:t xml:space="preserve">P1: </w:t>
      </w:r>
      <w:r w:rsidRPr="005917CC">
        <w:t>高压侧操作压力</w:t>
      </w:r>
      <w:r w:rsidRPr="005917CC">
        <w:t>, MPa</w:t>
      </w:r>
    </w:p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w:r w:rsidRPr="005917CC">
        <w:t xml:space="preserve">Rmassv: </w:t>
      </w:r>
      <w:r w:rsidRPr="005917CC">
        <w:t>高压侧</w:t>
      </w:r>
      <w:r w:rsidRPr="005917CC">
        <w:rPr>
          <w:b/>
        </w:rPr>
        <w:t>操作条件下</w:t>
      </w:r>
      <w:r w:rsidRPr="005917CC">
        <w:t>气相密度</w:t>
      </w:r>
      <w:r w:rsidRPr="005917CC">
        <w:t>, kg/m3</w:t>
      </w:r>
    </w:p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w:r w:rsidRPr="005917CC">
        <w:t>K</w:t>
      </w:r>
      <w:r w:rsidRPr="005917CC">
        <w:t>：将高压物流在低压侧</w:t>
      </w:r>
      <w:r w:rsidRPr="005917CC">
        <w:t>relief</w:t>
      </w:r>
      <w:r w:rsidRPr="005917CC">
        <w:t>压力下闪蒸，气相的</w:t>
      </w:r>
      <w:r w:rsidRPr="005917CC">
        <w:t>cp/cv</w:t>
      </w:r>
      <w:r w:rsidRPr="005917CC">
        <w:t>为该公式的</w:t>
      </w:r>
      <w:r w:rsidRPr="005917CC">
        <w:t>k</w:t>
      </w:r>
      <w:r w:rsidRPr="005917CC">
        <w:t>值</w:t>
      </w:r>
    </w:p>
    <w:p w:rsidR="00272651" w:rsidRPr="005917CC" w:rsidRDefault="00272651" w:rsidP="004D0CF7">
      <w:pPr>
        <w:pStyle w:val="a"/>
        <w:spacing w:before="156" w:after="156"/>
      </w:pPr>
      <w:r w:rsidRPr="005917CC">
        <w:t>气相亚临界流计算</w:t>
      </w:r>
    </w:p>
    <w:p w:rsidR="00272651" w:rsidRPr="005917CC" w:rsidRDefault="002E742F" w:rsidP="00EA7941">
      <w:pPr>
        <w:pStyle w:val="5"/>
        <w:spacing w:afterLines="50" w:after="156" w:line="240" w:lineRule="auto"/>
        <w:ind w:left="0"/>
        <w:contextualSpacing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/>
            </w:rPr>
            <m:t>=2</m:t>
          </m:r>
          <m:r>
            <m:rPr>
              <m:sty m:val="p"/>
            </m:rPr>
            <w:rPr>
              <w:rFonts w:ascii="Cambria Math" w:hAnsi="Cambria Math" w:cs="Cambria Math"/>
            </w:rPr>
            <m:t>*</m:t>
          </m:r>
          <m:r>
            <m:rPr>
              <m:sty m:val="p"/>
            </m:rPr>
            <w:rPr>
              <w:rFonts w:ascii="Cambria Math"/>
            </w:rPr>
            <m:t>490</m:t>
          </m:r>
          <m:r>
            <m:rPr>
              <m:sty m:val="p"/>
            </m:rPr>
            <w:rPr>
              <w:rFonts w:ascii="Cambria Math" w:hAnsi="Cambria Math" w:cs="Cambria Math"/>
            </w:rPr>
            <m:t>*</m:t>
          </m:r>
          <m:r>
            <m:rPr>
              <m:sty m:val="p"/>
            </m:rPr>
            <w:rPr>
              <w:rFonts w:ascii="Cambria Math"/>
            </w:rPr>
            <m:t>Y</m:t>
          </m:r>
          <m:r>
            <m:rPr>
              <m:sty m:val="p"/>
            </m:rPr>
            <w:rPr>
              <w:rFonts w:ascii="Cambria Math" w:hAnsi="Cambria Math" w:cs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10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/>
                </w:rPr>
                <m:t>Rmass</m:t>
              </m:r>
            </m:e>
          </m:rad>
          <m:r>
            <m:rPr>
              <m:sty m:val="p"/>
            </m:rPr>
            <w:rPr>
              <w:rStyle w:val="ac"/>
            </w:rPr>
            <w:commentReference w:id="51"/>
          </m:r>
          <m:r>
            <m:rPr>
              <m:sty m:val="p"/>
            </m:rPr>
            <w:rPr>
              <w:rFonts w:ascii="Cambria Math"/>
            </w:rPr>
            <m:t>v</m:t>
          </m:r>
        </m:oMath>
      </m:oMathPara>
    </w:p>
    <w:p w:rsidR="00272651" w:rsidRPr="005917CC" w:rsidRDefault="00272651" w:rsidP="00EA7941">
      <w:pPr>
        <w:pStyle w:val="5"/>
        <w:spacing w:afterLines="50" w:after="156" w:line="240" w:lineRule="auto"/>
        <w:ind w:left="0"/>
        <w:contextualSpacing/>
      </w:pPr>
      <m:oMathPara>
        <m:oMath>
          <m:r>
            <m:rPr>
              <m:sty m:val="p"/>
            </m:rPr>
            <w:rPr>
              <w:rFonts w:ascii="Cambria Math"/>
            </w:rPr>
            <m:t>Y=1</m:t>
          </m:r>
          <m:r>
            <m:rPr>
              <m:sty m:val="p"/>
            </m:rP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0.317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*</m:t>
              </m:r>
              <m:r>
                <m:rPr>
                  <m:sty m:val="p"/>
                </m:rPr>
                <w:rPr>
                  <w:rFonts w:ascii="Calibri" w:hAnsi="Calibri" w:cs="Calibri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P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P1</m:t>
              </m:r>
            </m:den>
          </m:f>
        </m:oMath>
      </m:oMathPara>
    </w:p>
    <w:p w:rsidR="00272651" w:rsidRPr="005917CC" w:rsidRDefault="00272651" w:rsidP="00EA7941">
      <w:pPr>
        <w:pStyle w:val="5"/>
        <w:numPr>
          <w:ilvl w:val="0"/>
          <w:numId w:val="39"/>
        </w:numPr>
        <w:tabs>
          <w:tab w:val="clear" w:pos="360"/>
        </w:tabs>
        <w:spacing w:afterLines="50" w:after="156" w:line="240" w:lineRule="auto"/>
        <w:contextualSpacing/>
      </w:pPr>
      <w:r w:rsidRPr="005917CC">
        <w:t xml:space="preserve">d: </w:t>
      </w:r>
      <w:r w:rsidRPr="005917CC">
        <w:t>管侧内径</w:t>
      </w:r>
      <w:r w:rsidRPr="005917CC">
        <w:t xml:space="preserve"> I.D., </w:t>
      </w:r>
      <w:r w:rsidRPr="005917CC">
        <w:rPr>
          <w:b/>
          <w:color w:val="FF0000"/>
        </w:rPr>
        <w:t>in</w:t>
      </w:r>
    </w:p>
    <w:p w:rsidR="00272651" w:rsidRPr="005917CC" w:rsidRDefault="00272651" w:rsidP="00EA7941">
      <w:pPr>
        <w:pStyle w:val="5"/>
        <w:numPr>
          <w:ilvl w:val="0"/>
          <w:numId w:val="39"/>
        </w:numPr>
        <w:tabs>
          <w:tab w:val="clear" w:pos="360"/>
        </w:tabs>
        <w:spacing w:afterLines="50" w:after="156" w:line="240" w:lineRule="auto"/>
        <w:contextualSpacing/>
      </w:pPr>
      <w:r w:rsidRPr="005917CC">
        <w:t xml:space="preserve">P1: </w:t>
      </w:r>
      <w:r w:rsidRPr="005917CC">
        <w:t>高压侧操作压力</w:t>
      </w:r>
      <w:r w:rsidRPr="005917CC">
        <w:t>, MPa</w:t>
      </w:r>
    </w:p>
    <w:p w:rsidR="00272651" w:rsidRPr="005917CC" w:rsidRDefault="00272651" w:rsidP="00EA7941">
      <w:pPr>
        <w:pStyle w:val="5"/>
        <w:numPr>
          <w:ilvl w:val="0"/>
          <w:numId w:val="39"/>
        </w:numPr>
        <w:tabs>
          <w:tab w:val="clear" w:pos="360"/>
        </w:tabs>
        <w:spacing w:afterLines="50" w:after="156" w:line="240" w:lineRule="auto"/>
        <w:contextualSpacing/>
      </w:pPr>
      <w:r w:rsidRPr="005917CC">
        <w:t>P2:</w:t>
      </w:r>
      <w:r w:rsidRPr="005917CC">
        <w:t>低压侧累积泄放压力</w:t>
      </w:r>
      <w:r w:rsidRPr="005917CC">
        <w:t xml:space="preserve">, MPa </w:t>
      </w:r>
    </w:p>
    <w:p w:rsidR="00272651" w:rsidRPr="005917CC" w:rsidRDefault="00272651" w:rsidP="00EA7941">
      <w:pPr>
        <w:pStyle w:val="5"/>
        <w:numPr>
          <w:ilvl w:val="0"/>
          <w:numId w:val="39"/>
        </w:numPr>
        <w:tabs>
          <w:tab w:val="clear" w:pos="360"/>
        </w:tabs>
        <w:spacing w:afterLines="50" w:after="156" w:line="240" w:lineRule="auto"/>
        <w:contextualSpacing/>
      </w:pPr>
      <w:r w:rsidRPr="005917CC">
        <w:t xml:space="preserve">Rmassv: </w:t>
      </w:r>
      <w:r w:rsidRPr="005917CC">
        <w:t>高压侧操作条件下气相密度</w:t>
      </w:r>
      <w:r w:rsidRPr="005917CC">
        <w:t>, kg/m3</w:t>
      </w:r>
    </w:p>
    <w:p w:rsidR="00272651" w:rsidRPr="005917CC" w:rsidRDefault="00272651" w:rsidP="00EA7941">
      <w:pPr>
        <w:pStyle w:val="5"/>
        <w:numPr>
          <w:ilvl w:val="0"/>
          <w:numId w:val="39"/>
        </w:numPr>
        <w:spacing w:afterLines="50" w:after="156" w:line="240" w:lineRule="auto"/>
        <w:contextualSpacing/>
      </w:pPr>
      <w:r w:rsidRPr="005917CC">
        <w:t>Y</w:t>
      </w:r>
      <w:r w:rsidRPr="005917CC">
        <w:t>：膨胀因子</w:t>
      </w:r>
    </w:p>
    <w:p w:rsidR="00272651" w:rsidRPr="005917CC" w:rsidRDefault="00272651" w:rsidP="004D0CF7">
      <w:pPr>
        <w:pStyle w:val="a"/>
        <w:spacing w:before="156" w:after="156"/>
      </w:pPr>
      <w:r w:rsidRPr="005917CC">
        <w:t>气液两相流</w:t>
      </w:r>
    </w:p>
    <w:p w:rsidR="00272651" w:rsidRPr="005917CC" w:rsidRDefault="00272651" w:rsidP="00EA7941">
      <w:pPr>
        <w:pStyle w:val="5"/>
        <w:spacing w:afterLines="50" w:after="156" w:line="240" w:lineRule="auto"/>
        <w:ind w:left="0"/>
        <w:contextualSpacing/>
      </w:pPr>
      <w:r w:rsidRPr="005917CC">
        <w:t>气液相分开计算。</w:t>
      </w:r>
    </w:p>
    <w:p w:rsidR="00272651" w:rsidRPr="005917CC" w:rsidRDefault="00272651" w:rsidP="004D0CF7">
      <w:pPr>
        <w:pStyle w:val="a"/>
        <w:spacing w:before="156" w:after="156"/>
      </w:pPr>
      <w:r w:rsidRPr="005917CC">
        <w:t>判断两相流中气相的临界流</w:t>
      </w:r>
    </w:p>
    <w:p w:rsidR="00272651" w:rsidRPr="005917CC" w:rsidRDefault="002E742F" w:rsidP="00EA7941">
      <w:pPr>
        <w:pStyle w:val="10"/>
        <w:numPr>
          <w:ilvl w:val="0"/>
          <w:numId w:val="0"/>
        </w:numPr>
        <w:spacing w:afterLines="50" w:after="156" w:line="240" w:lineRule="auto"/>
        <w:contextualSpacing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/>
                </w:rPr>
                <m:t>cf</m:t>
              </m:r>
            </m:sub>
          </m:sSub>
          <m:r>
            <m:rPr>
              <m:sty m:val="b"/>
            </m:rP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/>
                    </w:rPr>
                    <m:t>P1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/>
                    </w:rPr>
                    <m:t>10</m:t>
                  </m:r>
                </m:den>
              </m:f>
            </m:e>
          </m:d>
          <m:r>
            <m:rPr>
              <m:sty m:val="b"/>
            </m:rPr>
            <w:rPr>
              <w:rFonts w:ascii="Cambria Math" w:hAnsi="Cambria Math"/>
            </w:rPr>
            <m:t>*</m:t>
          </m:r>
          <m:r>
            <m:rPr>
              <m:sty m:val="b"/>
            </m:rPr>
            <w:rPr>
              <w:rFonts w:asci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/>
                    </w:rPr>
                    <m:t>2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/>
                    </w:rPr>
                    <m:t>k+1</m:t>
                  </m:r>
                </m:den>
              </m:f>
              <m:r>
                <m:rPr>
                  <m:sty m:val="b"/>
                </m:rPr>
                <w:rPr>
                  <w:rFonts w:ascii="Cambria Math"/>
                </w:rPr>
                <m:t>)</m:t>
              </m:r>
            </m:e>
            <m:sup>
              <m:r>
                <m:rPr>
                  <m:sty m:val="b"/>
                </m:rPr>
                <w:rPr>
                  <w:rFonts w:asci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/>
                    </w:rPr>
                    <m:t>k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/>
                    </w:rPr>
                    <m:t>k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b"/>
                    </m:rPr>
                    <w:rPr>
                      <w:rFonts w:ascii="Cambria Math"/>
                    </w:rPr>
                    <m:t>1</m:t>
                  </m:r>
                </m:den>
              </m:f>
              <m:r>
                <m:rPr>
                  <m:sty m:val="b"/>
                </m:rPr>
                <w:rPr>
                  <w:rFonts w:ascii="Cambria Math"/>
                </w:rPr>
                <m:t>)</m:t>
              </m:r>
              <m:r>
                <m:rPr>
                  <m:sty m:val="p"/>
                </m:rPr>
                <w:rPr>
                  <w:rStyle w:val="ac"/>
                  <w:b w:val="0"/>
                </w:rPr>
                <w:commentReference w:id="52"/>
              </m:r>
            </m:sup>
          </m:sSup>
        </m:oMath>
      </m:oMathPara>
    </w:p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w:r w:rsidRPr="005917CC">
        <w:t xml:space="preserve">P1: </w:t>
      </w:r>
      <w:r w:rsidRPr="005917CC">
        <w:t>高压侧操作压力，该公式中压力单位必须</w:t>
      </w:r>
      <w:proofErr w:type="gramStart"/>
      <w:r w:rsidRPr="005917CC">
        <w:t>是绝压</w:t>
      </w:r>
      <w:proofErr w:type="gramEnd"/>
      <w:r w:rsidRPr="005917CC">
        <w:t>, MPa</w:t>
      </w:r>
    </w:p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w:r w:rsidRPr="005917CC">
        <w:t>K</w:t>
      </w:r>
      <w:r w:rsidRPr="005917CC">
        <w:t>：将高压物流在低压侧</w:t>
      </w:r>
      <w:r w:rsidRPr="005917CC">
        <w:t>relief</w:t>
      </w:r>
      <w:r w:rsidRPr="005917CC">
        <w:t>压力下闪蒸，气相的</w:t>
      </w:r>
      <w:r w:rsidRPr="005917CC">
        <w:t>cp/cv</w:t>
      </w:r>
      <w:r w:rsidRPr="005917CC">
        <w:t>为该公式的</w:t>
      </w:r>
      <w:r w:rsidRPr="005917CC">
        <w:t>k</w:t>
      </w:r>
      <w:r w:rsidRPr="005917CC">
        <w:t>值</w:t>
      </w:r>
    </w:p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w:r w:rsidRPr="005917CC">
        <w:lastRenderedPageBreak/>
        <w:t xml:space="preserve">P2: </w:t>
      </w:r>
      <w:r w:rsidRPr="005917CC">
        <w:t>低压侧累积泄放压力</w:t>
      </w:r>
      <w:r w:rsidRPr="005917CC">
        <w:t xml:space="preserve">, MPa </w:t>
      </w:r>
    </w:p>
    <w:p w:rsidR="00272651" w:rsidRPr="005917CC" w:rsidRDefault="00272651" w:rsidP="00EA7941">
      <w:pPr>
        <w:pStyle w:val="5"/>
        <w:spacing w:afterLines="50" w:after="156" w:line="240" w:lineRule="auto"/>
        <w:ind w:left="0"/>
        <w:contextualSpacing/>
      </w:pPr>
    </w:p>
    <w:p w:rsidR="00272651" w:rsidRPr="005917CC" w:rsidRDefault="00272651" w:rsidP="00EA7941">
      <w:pPr>
        <w:pStyle w:val="5"/>
        <w:spacing w:afterLines="50" w:after="156" w:line="240" w:lineRule="auto"/>
        <w:ind w:left="0"/>
        <w:contextualSpacing/>
      </w:pPr>
      <w:r w:rsidRPr="005917CC">
        <w:t>如果</w:t>
      </w:r>
      <w:r w:rsidRPr="005917CC">
        <w:t>P2&lt;Pcf</w:t>
      </w:r>
      <w:r w:rsidRPr="005917CC">
        <w:t>，则为临界流；</w:t>
      </w:r>
    </w:p>
    <w:p w:rsidR="00272651" w:rsidRPr="005917CC" w:rsidRDefault="00272651" w:rsidP="00EA7941">
      <w:pPr>
        <w:pStyle w:val="5"/>
        <w:spacing w:afterLines="50" w:after="156" w:line="240" w:lineRule="auto"/>
        <w:ind w:left="0"/>
        <w:contextualSpacing/>
      </w:pPr>
      <w:r w:rsidRPr="005917CC">
        <w:t>如果</w:t>
      </w:r>
      <w:r w:rsidRPr="005917CC">
        <w:t>P2&gt;Pcf</w:t>
      </w:r>
      <w:r w:rsidRPr="005917CC">
        <w:t>，则为非临界流</w:t>
      </w:r>
      <w:r w:rsidRPr="005917CC">
        <w:t>;</w:t>
      </w:r>
    </w:p>
    <w:p w:rsidR="00272651" w:rsidRPr="005917CC" w:rsidRDefault="00272651" w:rsidP="004D0CF7">
      <w:pPr>
        <w:pStyle w:val="a"/>
        <w:spacing w:before="156" w:after="156"/>
      </w:pPr>
      <w:r w:rsidRPr="005917CC">
        <w:t>气相为临界流</w:t>
      </w:r>
    </w:p>
    <w:p w:rsidR="00272651" w:rsidRPr="005917CC" w:rsidRDefault="00272651" w:rsidP="00EA7941">
      <w:pPr>
        <w:pStyle w:val="10"/>
        <w:numPr>
          <w:ilvl w:val="0"/>
          <w:numId w:val="0"/>
        </w:numPr>
        <w:spacing w:afterLines="50" w:after="156" w:line="240" w:lineRule="auto"/>
        <w:ind w:left="709"/>
        <w:contextualSpacing/>
        <w:jc w:val="center"/>
      </w:pPr>
    </w:p>
    <w:p w:rsidR="00272651" w:rsidRPr="005917CC" w:rsidRDefault="00272651" w:rsidP="00EA7941">
      <w:pPr>
        <w:pStyle w:val="10"/>
        <w:numPr>
          <w:ilvl w:val="0"/>
          <w:numId w:val="0"/>
        </w:numPr>
        <w:spacing w:afterLines="50" w:after="156" w:line="240" w:lineRule="auto"/>
        <w:ind w:left="709"/>
        <w:contextualSpacing/>
        <w:jc w:val="center"/>
      </w:pPr>
      <m:oMathPara>
        <m:oMath>
          <m:r>
            <m:rPr>
              <m:sty m:val="b"/>
            </m:rPr>
            <w:rPr>
              <w:rFonts w:ascii="Cambria Math"/>
            </w:rPr>
            <m:t>C1=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b"/>
                </m:rPr>
                <w:rPr>
                  <w:rFonts w:ascii="Cambria Math"/>
                </w:rPr>
                <m:t>Rmassv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b"/>
                </m:rPr>
                <w:rPr>
                  <w:rFonts w:ascii="Cambria Math"/>
                </w:rPr>
                <m:t>k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b w:val="0"/>
                      <w:sz w:val="21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/>
                    </w:rPr>
                    <m:t>P1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/>
                    </w:rPr>
                    <m:t>10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/>
                        </w:rPr>
                        <m:t>2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/>
                        </w:rPr>
                        <m:t>k+1</m:t>
                      </m:r>
                    </m:den>
                  </m:f>
                  <m:r>
                    <m:rPr>
                      <m:sty m:val="b"/>
                    </m:rPr>
                    <w:rPr>
                      <w:rFonts w:ascii="Cambria Math"/>
                    </w:rPr>
                    <m:t>)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/>
                        </w:rPr>
                        <m:t>k+1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/>
                        </w:rPr>
                        <m:t>k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b"/>
                        </m:rPr>
                        <w:rPr>
                          <w:rFonts w:ascii="Cambria Math"/>
                        </w:rPr>
                        <m:t>1</m:t>
                      </m:r>
                    </m:den>
                  </m:f>
                </m:sup>
              </m:sSup>
            </m:e>
          </m:rad>
        </m:oMath>
      </m:oMathPara>
    </w:p>
    <w:p w:rsidR="00272651" w:rsidRPr="005917CC" w:rsidRDefault="002E742F" w:rsidP="00EA7941">
      <w:pPr>
        <w:pStyle w:val="10"/>
        <w:numPr>
          <w:ilvl w:val="0"/>
          <w:numId w:val="0"/>
        </w:numPr>
        <w:spacing w:afterLines="50" w:after="156" w:line="240" w:lineRule="auto"/>
        <w:ind w:left="709"/>
        <w:contextualSpacing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/>
                </w:rPr>
                <m:t>W</m:t>
              </m:r>
            </m:e>
            <m:sub>
              <m:r>
                <m:rPr>
                  <m:sty m:val="b"/>
                </m:rPr>
                <w:rPr>
                  <w:rFonts w:ascii="Cambria Math"/>
                </w:rPr>
                <m:t>V</m:t>
              </m:r>
            </m:sub>
          </m:sSub>
          <m:r>
            <m:rPr>
              <m:sty m:val="b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b"/>
                </m:rPr>
                <w:rPr>
                  <w:rFonts w:ascii="Cambria Math"/>
                </w:rPr>
                <m:t>2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b"/>
                </m:rPr>
                <w:rPr>
                  <w:rFonts w:ascii="Cambria Math"/>
                </w:rPr>
                <m:t>490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b w:val="0"/>
                          <w:sz w:val="21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b"/>
                        </m:rPr>
                        <w:rPr>
                          <w:rFonts w:ascii="Cambria Math"/>
                        </w:rPr>
                        <m:t>P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/>
                        </w:rPr>
                        <m:t>10</m:t>
                      </m:r>
                    </m:den>
                  </m:f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b"/>
                    </m:rPr>
                    <w:rPr>
                      <w:rFonts w:ascii="Cambria Math"/>
                    </w:rPr>
                    <m:t>Rmassl</m:t>
                  </m:r>
                </m:e>
              </m:rad>
              <m:r>
                <m:rPr>
                  <m:sty m:val="b"/>
                </m:rP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/>
                    </w:rPr>
                    <m:t>d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/>
                    </w:rPr>
                    <m:t>2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/>
                    </w:rPr>
                    <m:t>1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/>
                        </w:rPr>
                        <m:t>V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/>
                        </w:rPr>
                        <m:t>V</m:t>
                      </m:r>
                    </m:sub>
                  </m:sSub>
                </m:den>
              </m:f>
              <m:r>
                <m:rPr>
                  <m:sty m:val="b"/>
                </m:rP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b"/>
                    </m:rPr>
                    <w:rPr>
                      <w:rFonts w:ascii="Cambria Math"/>
                    </w:rPr>
                    <m:t>490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*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 w:val="0"/>
                              <w:sz w:val="21"/>
                            </w:rPr>
                          </m:ctrlPr>
                        </m:fPr>
                        <m:num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∆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/>
                            </w:rPr>
                            <m:t>P</m:t>
                          </m:r>
                        </m:num>
                        <m:den>
                          <m:r>
                            <m:rPr>
                              <m:sty m:val="b"/>
                            </m:rPr>
                            <w:rPr>
                              <w:rFonts w:ascii="Cambria Math"/>
                            </w:rPr>
                            <m:t>10</m:t>
                          </m:r>
                        </m:den>
                      </m:f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*</m:t>
                      </m:r>
                      <m:r>
                        <m:rPr>
                          <m:sty m:val="b"/>
                        </m:rPr>
                        <w:rPr>
                          <w:rFonts w:ascii="Cambria Math"/>
                        </w:rPr>
                        <m:t>Rmassl</m:t>
                      </m:r>
                    </m:e>
                  </m:rad>
                </m:num>
                <m:den>
                  <m:r>
                    <m:rPr>
                      <m:sty m:val="b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b"/>
                    </m:rPr>
                    <w:rPr>
                      <w:rFonts w:ascii="Cambria Math"/>
                    </w:rPr>
                    <m:t>347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*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/>
                        </w:rPr>
                        <m:t>4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/>
                        </w:rPr>
                        <m:t>π</m:t>
                      </m:r>
                    </m:den>
                  </m:f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b"/>
                    </m:rPr>
                    <w:rPr>
                      <w:rFonts w:ascii="Cambria Math"/>
                    </w:rPr>
                    <m:t>C1</m:t>
                  </m:r>
                </m:den>
              </m:f>
              <m:r>
                <m:rPr>
                  <m:sty m:val="p"/>
                </m:rPr>
                <w:rPr>
                  <w:rStyle w:val="ac"/>
                  <w:b w:val="0"/>
                </w:rPr>
                <w:commentReference w:id="53"/>
              </m:r>
            </m:den>
          </m:f>
        </m:oMath>
      </m:oMathPara>
    </w:p>
    <w:p w:rsidR="00272651" w:rsidRPr="005917CC" w:rsidRDefault="002E742F" w:rsidP="00EA7941">
      <w:pPr>
        <w:pStyle w:val="10"/>
        <w:numPr>
          <w:ilvl w:val="0"/>
          <w:numId w:val="0"/>
        </w:numPr>
        <w:spacing w:afterLines="50" w:after="156" w:line="240" w:lineRule="auto"/>
        <w:ind w:left="709"/>
        <w:contextualSpacing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/>
                </w:rPr>
                <m:t>W</m:t>
              </m:r>
            </m:e>
            <m:sub>
              <m:r>
                <m:rPr>
                  <m:sty m:val="b"/>
                </m:rPr>
                <w:rPr>
                  <w:rFonts w:ascii="Cambria Math"/>
                </w:rPr>
                <m:t>L</m:t>
              </m:r>
            </m:sub>
          </m:sSub>
          <m:r>
            <m:rPr>
              <m:sty m:val="b"/>
            </m:rP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/>
                    </w:rPr>
                    <m:t>1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/>
                        </w:rPr>
                        <m:t>V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/>
                        </w:rPr>
                        <m:t>V</m:t>
                      </m:r>
                    </m:sub>
                  </m:sSub>
                </m:den>
              </m:f>
            </m:e>
          </m:d>
          <m:r>
            <m:rPr>
              <m:sty m:val="b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/>
                </w:rPr>
                <m:t>W</m:t>
              </m:r>
            </m:e>
            <m:sub>
              <m:r>
                <m:rPr>
                  <m:sty m:val="b"/>
                </m:rPr>
                <w:rPr>
                  <w:rFonts w:ascii="Cambria Math"/>
                </w:rPr>
                <m:t>V</m:t>
              </m:r>
            </m:sub>
          </m:sSub>
        </m:oMath>
      </m:oMathPara>
    </w:p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426"/>
        </w:tabs>
        <w:spacing w:afterLines="50" w:after="156" w:line="240" w:lineRule="auto"/>
        <w:ind w:hanging="720"/>
        <w:contextualSpacing/>
      </w:pPr>
      <w:r w:rsidRPr="005917CC">
        <w:t xml:space="preserve">d: </w:t>
      </w:r>
      <w:r w:rsidRPr="005917CC">
        <w:t>管侧内径</w:t>
      </w:r>
      <w:r w:rsidRPr="005917CC">
        <w:t xml:space="preserve"> I.D., </w:t>
      </w:r>
      <w:r w:rsidRPr="005917CC">
        <w:rPr>
          <w:b/>
          <w:color w:val="FF0000"/>
        </w:rPr>
        <w:t>in</w:t>
      </w:r>
    </w:p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w:r w:rsidRPr="005917CC">
        <w:t xml:space="preserve">P1: </w:t>
      </w:r>
      <w:r w:rsidRPr="005917CC">
        <w:t>高压侧操作压力，该公式中压力单位必须</w:t>
      </w:r>
      <w:proofErr w:type="gramStart"/>
      <w:r w:rsidRPr="005917CC">
        <w:t>是绝压</w:t>
      </w:r>
      <w:proofErr w:type="gramEnd"/>
      <w:r w:rsidRPr="005917CC">
        <w:t>, MPa</w:t>
      </w:r>
    </w:p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w:r w:rsidRPr="005917CC">
        <w:t xml:space="preserve">P2: </w:t>
      </w:r>
      <w:r w:rsidRPr="005917CC">
        <w:t>低压侧累积泄放压力</w:t>
      </w:r>
      <w:r w:rsidRPr="005917CC">
        <w:t xml:space="preserve">, MPa </w:t>
      </w:r>
    </w:p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w:r w:rsidRPr="005917CC">
        <w:t>K</w:t>
      </w:r>
      <w:r w:rsidRPr="005917CC">
        <w:t>：将高压物流在低压侧</w:t>
      </w:r>
      <w:r w:rsidRPr="005917CC">
        <w:t>relief</w:t>
      </w:r>
      <w:r w:rsidRPr="005917CC">
        <w:t>压力下闪蒸，气相的</w:t>
      </w:r>
      <w:r w:rsidRPr="005917CC">
        <w:t>cp/cv</w:t>
      </w:r>
      <w:r w:rsidRPr="005917CC">
        <w:t>为该公式的</w:t>
      </w:r>
      <w:r w:rsidRPr="005917CC">
        <w:t>k</w:t>
      </w:r>
      <w:r w:rsidRPr="005917CC">
        <w:t>值</w:t>
      </w:r>
    </w:p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w:r w:rsidRPr="005917CC">
        <w:t>Rv</w:t>
      </w:r>
      <w:r w:rsidRPr="005917CC">
        <w:t>：气相质量分率</w:t>
      </w:r>
    </w:p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w:r w:rsidRPr="005917CC">
        <w:t>Rmassv</w:t>
      </w:r>
      <w:r w:rsidRPr="005917CC">
        <w:t>：高压侧操作条件下气相密度</w:t>
      </w:r>
      <w:r w:rsidRPr="005917CC">
        <w:t>, kg/m3</w:t>
      </w:r>
    </w:p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w:r w:rsidRPr="005917CC">
        <w:t xml:space="preserve">Rmassl: </w:t>
      </w:r>
      <w:r w:rsidRPr="005917CC">
        <w:t>流动条件下的液相密度</w:t>
      </w:r>
      <w:r w:rsidRPr="005917CC">
        <w:t>, kg/m3</w:t>
      </w:r>
    </w:p>
    <w:p w:rsidR="00272651" w:rsidRPr="005917CC" w:rsidRDefault="00272651" w:rsidP="00EA7941">
      <w:pPr>
        <w:pStyle w:val="5"/>
        <w:numPr>
          <w:ilvl w:val="0"/>
          <w:numId w:val="38"/>
        </w:numPr>
        <w:tabs>
          <w:tab w:val="clear" w:pos="720"/>
          <w:tab w:val="num" w:pos="0"/>
        </w:tabs>
        <w:spacing w:afterLines="50" w:after="156" w:line="240" w:lineRule="auto"/>
        <w:ind w:left="426" w:hanging="426"/>
        <w:contextualSpacing/>
      </w:pPr>
      <m:oMath>
        <m:r>
          <m:rPr>
            <m:sty m:val="p"/>
          </m:rPr>
          <w:rPr>
            <w:rFonts w:ascii="Cambria Math" w:hAnsi="Cambria Math"/>
          </w:rPr>
          <m:t>∆</m:t>
        </m:r>
        <m:r>
          <m:rPr>
            <m:sty m:val="p"/>
          </m:rPr>
          <w:rPr>
            <w:rFonts w:ascii="Cambria Math"/>
          </w:rPr>
          <m:t>P</m:t>
        </m:r>
      </m:oMath>
      <w:r w:rsidRPr="005917CC">
        <w:t xml:space="preserve">: </w:t>
      </w:r>
      <w:r w:rsidRPr="005917CC">
        <w:t>压差</w:t>
      </w:r>
      <w:r w:rsidRPr="005917CC">
        <w:t>P1-P2, MPa</w:t>
      </w:r>
    </w:p>
    <w:p w:rsidR="00272651" w:rsidRPr="005917CC" w:rsidRDefault="00272651" w:rsidP="004D0CF7">
      <w:pPr>
        <w:pStyle w:val="a"/>
        <w:spacing w:before="156" w:after="156"/>
      </w:pPr>
      <w:r w:rsidRPr="005917CC">
        <w:t>气相为非临界流</w:t>
      </w:r>
    </w:p>
    <w:p w:rsidR="00272651" w:rsidRPr="005917CC" w:rsidRDefault="00272651" w:rsidP="00EA7941">
      <w:pPr>
        <w:pStyle w:val="10"/>
        <w:numPr>
          <w:ilvl w:val="0"/>
          <w:numId w:val="0"/>
        </w:numPr>
        <w:spacing w:afterLines="50" w:after="156" w:line="240" w:lineRule="auto"/>
        <w:contextualSpacing/>
      </w:pPr>
    </w:p>
    <w:p w:rsidR="00272651" w:rsidRPr="005917CC" w:rsidRDefault="002E742F" w:rsidP="00BB3CE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490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sz w:val="21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∆P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10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*Rmassv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sz w:val="21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∆P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10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*Rmassl</m:t>
                  </m:r>
                </m:e>
              </m:rad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*Y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sz w:val="21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∆P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10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*Rmassv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sz w:val="21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∆P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10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*Rmassv</m:t>
                  </m:r>
                </m:e>
              </m:rad>
              <m:r>
                <m:rPr>
                  <m:sty m:val="p"/>
                </m:rPr>
                <w:rPr>
                  <w:rStyle w:val="ac"/>
                </w:rPr>
                <w:commentReference w:id="54"/>
              </m:r>
            </m:den>
          </m:f>
        </m:oMath>
      </m:oMathPara>
    </w:p>
    <w:p w:rsidR="00272651" w:rsidRPr="005917CC" w:rsidRDefault="00272651" w:rsidP="00EA7941">
      <w:pPr>
        <w:pStyle w:val="5"/>
        <w:spacing w:afterLines="50" w:after="156" w:line="240" w:lineRule="auto"/>
        <w:ind w:left="0"/>
        <w:contextualSpacing/>
      </w:pPr>
    </w:p>
    <w:p w:rsidR="00272651" w:rsidRDefault="00272651" w:rsidP="00E427ED">
      <w:pPr>
        <w:spacing w:after="156"/>
      </w:pPr>
    </w:p>
    <w:p w:rsidR="004B5B96" w:rsidRDefault="004B5B96" w:rsidP="00DC7A7A">
      <w:pPr>
        <w:pStyle w:val="3"/>
        <w:spacing w:before="156" w:after="156"/>
      </w:pPr>
      <w:bookmarkStart w:id="55" w:name="_Toc382316027"/>
      <w:r>
        <w:rPr>
          <w:rFonts w:hint="eastAsia"/>
        </w:rPr>
        <w:t>火灾</w:t>
      </w:r>
      <w:r>
        <w:rPr>
          <w:rFonts w:hint="eastAsia"/>
        </w:rPr>
        <w:t>-Fire</w:t>
      </w:r>
      <w:bookmarkEnd w:id="55"/>
    </w:p>
    <w:p w:rsidR="004B5B96" w:rsidRDefault="004B5B96" w:rsidP="00E427ED">
      <w:pPr>
        <w:spacing w:after="156"/>
      </w:pPr>
      <w:r>
        <w:rPr>
          <w:rFonts w:hint="eastAsia"/>
        </w:rPr>
        <w:t>参照附件</w:t>
      </w:r>
      <w:r>
        <w:rPr>
          <w:rFonts w:hint="eastAsia"/>
        </w:rPr>
        <w:t>3</w:t>
      </w:r>
      <w:r>
        <w:rPr>
          <w:rFonts w:hint="eastAsia"/>
        </w:rPr>
        <w:t>关于管壳式换热器的火灾工况计算。</w:t>
      </w:r>
    </w:p>
    <w:p w:rsidR="00AE743F" w:rsidRPr="00AE743F" w:rsidRDefault="00AE743F" w:rsidP="00E427ED">
      <w:pPr>
        <w:spacing w:after="156"/>
      </w:pPr>
    </w:p>
    <w:p w:rsidR="00CB2A5E" w:rsidRDefault="00CB2A5E" w:rsidP="00DC7A7A">
      <w:pPr>
        <w:pStyle w:val="3"/>
        <w:spacing w:before="156" w:after="156"/>
      </w:pPr>
      <w:bookmarkStart w:id="56" w:name="_Toc382316028"/>
      <w:r>
        <w:rPr>
          <w:rFonts w:hint="eastAsia"/>
        </w:rPr>
        <w:t>其它工况</w:t>
      </w:r>
      <w:r>
        <w:rPr>
          <w:rFonts w:hint="eastAsia"/>
        </w:rPr>
        <w:t>-Other Scenario</w:t>
      </w:r>
      <w:bookmarkEnd w:id="56"/>
    </w:p>
    <w:p w:rsidR="00AE743F" w:rsidRDefault="00AE743F" w:rsidP="00E427ED">
      <w:pPr>
        <w:spacing w:after="156"/>
      </w:pPr>
      <w:r w:rsidRPr="00AE743F">
        <w:rPr>
          <w:rFonts w:hint="eastAsia"/>
        </w:rPr>
        <w:lastRenderedPageBreak/>
        <w:t>用户自定义</w:t>
      </w:r>
      <w:r w:rsidRPr="00AE743F">
        <w:rPr>
          <w:rFonts w:hint="eastAsia"/>
        </w:rPr>
        <w:t>Scenario Name, W[relief], MW[relief], T[relief]</w:t>
      </w:r>
      <w:r w:rsidRPr="00AE743F">
        <w:rPr>
          <w:rFonts w:hint="eastAsia"/>
        </w:rPr>
        <w:t>。</w:t>
      </w:r>
    </w:p>
    <w:p w:rsidR="009760C2" w:rsidRDefault="009760C2" w:rsidP="00E427ED">
      <w:pPr>
        <w:spacing w:after="156"/>
      </w:pPr>
    </w:p>
    <w:p w:rsidR="009760C2" w:rsidRDefault="009760C2" w:rsidP="00DC7A7A">
      <w:pPr>
        <w:pStyle w:val="20"/>
        <w:spacing w:before="156" w:after="156"/>
      </w:pPr>
      <w:bookmarkStart w:id="57" w:name="_Toc382316029"/>
      <w:proofErr w:type="gramStart"/>
      <w:r>
        <w:rPr>
          <w:rFonts w:hint="eastAsia"/>
        </w:rPr>
        <w:t>空冷器</w:t>
      </w:r>
      <w:proofErr w:type="gramEnd"/>
      <w:r>
        <w:rPr>
          <w:rFonts w:hint="eastAsia"/>
        </w:rPr>
        <w:t>-Air Cooler</w:t>
      </w:r>
      <w:bookmarkEnd w:id="57"/>
    </w:p>
    <w:p w:rsidR="009760C2" w:rsidRDefault="009760C2" w:rsidP="00DC7A7A">
      <w:pPr>
        <w:pStyle w:val="3"/>
        <w:spacing w:before="156" w:after="156"/>
      </w:pPr>
      <w:bookmarkStart w:id="58" w:name="_Toc382316030"/>
      <w:r>
        <w:rPr>
          <w:rFonts w:hint="eastAsia"/>
        </w:rPr>
        <w:t>火灾</w:t>
      </w:r>
      <w:r>
        <w:rPr>
          <w:rFonts w:hint="eastAsia"/>
        </w:rPr>
        <w:t>-Fire</w:t>
      </w:r>
      <w:bookmarkEnd w:id="58"/>
    </w:p>
    <w:p w:rsidR="009760C2" w:rsidRDefault="00FE2EF3" w:rsidP="00E427ED">
      <w:pPr>
        <w:spacing w:after="156"/>
      </w:pPr>
      <w:r>
        <w:rPr>
          <w:rFonts w:hint="eastAsia"/>
        </w:rPr>
        <w:t>参照附件</w:t>
      </w:r>
      <w:r>
        <w:rPr>
          <w:rFonts w:hint="eastAsia"/>
        </w:rPr>
        <w:t>3</w:t>
      </w:r>
      <w:r>
        <w:rPr>
          <w:rFonts w:hint="eastAsia"/>
        </w:rPr>
        <w:t>关于</w:t>
      </w:r>
      <w:proofErr w:type="gramStart"/>
      <w:r>
        <w:rPr>
          <w:rFonts w:hint="eastAsia"/>
        </w:rPr>
        <w:t>空冷器的</w:t>
      </w:r>
      <w:proofErr w:type="gramEnd"/>
      <w:r>
        <w:rPr>
          <w:rFonts w:hint="eastAsia"/>
        </w:rPr>
        <w:t>火灾工况计算。</w:t>
      </w:r>
    </w:p>
    <w:p w:rsidR="009760C2" w:rsidRDefault="009760C2" w:rsidP="00DC7A7A">
      <w:pPr>
        <w:pStyle w:val="3"/>
        <w:spacing w:before="156" w:after="156"/>
      </w:pPr>
      <w:bookmarkStart w:id="59" w:name="_Toc382316031"/>
      <w:r>
        <w:rPr>
          <w:rFonts w:hint="eastAsia"/>
        </w:rPr>
        <w:t>其它工况</w:t>
      </w:r>
      <w:r>
        <w:rPr>
          <w:rFonts w:hint="eastAsia"/>
        </w:rPr>
        <w:t>_Other Scenario</w:t>
      </w:r>
      <w:bookmarkEnd w:id="59"/>
    </w:p>
    <w:p w:rsidR="00FE2EF3" w:rsidRDefault="00FE2EF3" w:rsidP="00E427ED">
      <w:pPr>
        <w:spacing w:after="156"/>
      </w:pPr>
      <w:r w:rsidRPr="00AE743F">
        <w:rPr>
          <w:rFonts w:hint="eastAsia"/>
        </w:rPr>
        <w:t>用户自定义</w:t>
      </w:r>
      <w:r w:rsidRPr="00AE743F">
        <w:rPr>
          <w:rFonts w:hint="eastAsia"/>
        </w:rPr>
        <w:t>Scenario Name, W[relief], MW[relief], T[relief]</w:t>
      </w:r>
      <w:r w:rsidRPr="00AE743F">
        <w:rPr>
          <w:rFonts w:hint="eastAsia"/>
        </w:rPr>
        <w:t>。</w:t>
      </w:r>
    </w:p>
    <w:p w:rsidR="00FE2EF3" w:rsidRDefault="00FE2EF3" w:rsidP="00E427ED">
      <w:pPr>
        <w:spacing w:after="156"/>
      </w:pPr>
    </w:p>
    <w:p w:rsidR="009760C2" w:rsidRDefault="009760C2" w:rsidP="00E427ED">
      <w:pPr>
        <w:spacing w:after="156"/>
      </w:pPr>
    </w:p>
    <w:p w:rsidR="00C3126A" w:rsidRDefault="00C3126A" w:rsidP="00E427ED">
      <w:pPr>
        <w:widowControl/>
        <w:spacing w:after="156"/>
        <w:jc w:val="left"/>
        <w:rPr>
          <w:b/>
          <w:sz w:val="32"/>
        </w:rPr>
      </w:pPr>
      <w:r>
        <w:br w:type="page"/>
      </w:r>
    </w:p>
    <w:p w:rsidR="00C3126A" w:rsidRDefault="00C3126A" w:rsidP="00C3126A">
      <w:pPr>
        <w:pStyle w:val="1"/>
        <w:spacing w:after="156"/>
        <w:ind w:left="0"/>
      </w:pPr>
      <w:bookmarkStart w:id="60" w:name="_Toc382316032"/>
      <w:r>
        <w:rPr>
          <w:rFonts w:hint="eastAsia"/>
        </w:rPr>
        <w:lastRenderedPageBreak/>
        <w:t>反应器循环</w:t>
      </w:r>
      <w:r>
        <w:rPr>
          <w:rFonts w:hint="eastAsia"/>
        </w:rPr>
        <w:t>-Reactor Loop</w:t>
      </w:r>
      <w:bookmarkEnd w:id="60"/>
    </w:p>
    <w:p w:rsidR="00676D55" w:rsidRDefault="00676D55" w:rsidP="00676D55">
      <w:r>
        <w:rPr>
          <w:rFonts w:hint="eastAsia"/>
        </w:rPr>
        <w:t>Reactor Loop</w:t>
      </w:r>
      <w:r>
        <w:rPr>
          <w:rFonts w:hint="eastAsia"/>
        </w:rPr>
        <w:t>系指炼油装置中的</w:t>
      </w:r>
      <w:r>
        <w:rPr>
          <w:rFonts w:hint="eastAsia"/>
        </w:rPr>
        <w:t>Hydrocracking, Hydrotreating</w:t>
      </w:r>
      <w:r>
        <w:rPr>
          <w:rFonts w:hint="eastAsia"/>
        </w:rPr>
        <w:t>和</w:t>
      </w:r>
      <w:r>
        <w:rPr>
          <w:rFonts w:hint="eastAsia"/>
        </w:rPr>
        <w:t>Reformer</w:t>
      </w:r>
      <w:r>
        <w:rPr>
          <w:rFonts w:hint="eastAsia"/>
        </w:rPr>
        <w:t>装置中的反应器循环，</w:t>
      </w:r>
      <w:r w:rsidR="00C00FF5">
        <w:rPr>
          <w:rFonts w:hint="eastAsia"/>
        </w:rPr>
        <w:t>前面两者是消耗</w:t>
      </w:r>
      <w:r w:rsidR="00C00FF5">
        <w:rPr>
          <w:rFonts w:hint="eastAsia"/>
        </w:rPr>
        <w:t>H2</w:t>
      </w:r>
      <w:r w:rsidR="00C00FF5">
        <w:rPr>
          <w:rFonts w:hint="eastAsia"/>
        </w:rPr>
        <w:t>，而后者则是产生</w:t>
      </w:r>
      <w:r w:rsidR="00C00FF5">
        <w:rPr>
          <w:rFonts w:hint="eastAsia"/>
        </w:rPr>
        <w:t>H2</w:t>
      </w:r>
      <w:r w:rsidR="00C00FF5">
        <w:rPr>
          <w:rFonts w:hint="eastAsia"/>
        </w:rPr>
        <w:t>。</w:t>
      </w:r>
      <w:r w:rsidR="00C00FF5">
        <w:rPr>
          <w:rFonts w:hint="eastAsia"/>
        </w:rPr>
        <w:t>Reactor Loop</w:t>
      </w:r>
      <w:r>
        <w:rPr>
          <w:rFonts w:hint="eastAsia"/>
        </w:rPr>
        <w:t>通常包括反应器、进料加热炉、反应产物换热、冷却器、分离器等。</w:t>
      </w:r>
    </w:p>
    <w:p w:rsidR="00D25A57" w:rsidRDefault="00D25A57" w:rsidP="00676D55">
      <w:r>
        <w:rPr>
          <w:rFonts w:hint="eastAsia"/>
        </w:rPr>
        <w:t>安全阀通常安装在高压分离器。</w:t>
      </w:r>
      <w:r w:rsidR="006323CE">
        <w:rPr>
          <w:rFonts w:hint="eastAsia"/>
        </w:rPr>
        <w:t>以下</w:t>
      </w:r>
      <w:r>
        <w:rPr>
          <w:rFonts w:hint="eastAsia"/>
        </w:rPr>
        <w:t>算法包括</w:t>
      </w:r>
      <w:r>
        <w:rPr>
          <w:rFonts w:hint="eastAsia"/>
        </w:rPr>
        <w:t>PSV</w:t>
      </w:r>
      <w:r>
        <w:rPr>
          <w:rFonts w:hint="eastAsia"/>
        </w:rPr>
        <w:t>泄放工况和紧急泄压</w:t>
      </w:r>
      <w:r>
        <w:rPr>
          <w:rFonts w:hint="eastAsia"/>
        </w:rPr>
        <w:t>Depressuring</w:t>
      </w:r>
      <w:r>
        <w:rPr>
          <w:rFonts w:hint="eastAsia"/>
        </w:rPr>
        <w:t>。</w:t>
      </w:r>
    </w:p>
    <w:p w:rsidR="00676D55" w:rsidRDefault="00676D55" w:rsidP="00DC7A7A">
      <w:pPr>
        <w:pStyle w:val="20"/>
        <w:spacing w:before="156" w:after="156"/>
      </w:pPr>
      <w:bookmarkStart w:id="61" w:name="_Toc382316033"/>
      <w:r>
        <w:rPr>
          <w:rFonts w:hint="eastAsia"/>
        </w:rPr>
        <w:t>出口堵塞</w:t>
      </w:r>
      <w:r>
        <w:rPr>
          <w:rFonts w:hint="eastAsia"/>
        </w:rPr>
        <w:t>-Blocked Outlet</w:t>
      </w:r>
      <w:bookmarkEnd w:id="61"/>
    </w:p>
    <w:p w:rsidR="00C00FF5" w:rsidRDefault="00D25A57" w:rsidP="00C00FF5">
      <w:r>
        <w:rPr>
          <w:rFonts w:hint="eastAsia"/>
        </w:rPr>
        <w:t>是指分离器</w:t>
      </w:r>
      <w:r w:rsidR="006323CE">
        <w:rPr>
          <w:rFonts w:hint="eastAsia"/>
        </w:rPr>
        <w:t>气相出口被堵塞。泄放量计算：</w:t>
      </w:r>
      <w:r w:rsidR="00A01B85">
        <w:rPr>
          <w:rFonts w:hint="eastAsia"/>
        </w:rPr>
        <w:t>&lt;Fluor&gt;</w:t>
      </w:r>
    </w:p>
    <w:p w:rsidR="006323CE" w:rsidRDefault="006323CE" w:rsidP="006323CE">
      <w:pPr>
        <w:pStyle w:val="a6"/>
        <w:numPr>
          <w:ilvl w:val="0"/>
          <w:numId w:val="37"/>
        </w:numPr>
        <w:ind w:firstLineChars="0"/>
      </w:pPr>
      <w:r>
        <w:rPr>
          <w:rFonts w:hint="eastAsia"/>
        </w:rPr>
        <w:t>加氢装置</w:t>
      </w:r>
    </w:p>
    <w:p w:rsidR="006323CE" w:rsidRDefault="006323CE" w:rsidP="006323CE">
      <w:pPr>
        <w:ind w:firstLine="420"/>
      </w:pPr>
      <w:r>
        <w:rPr>
          <w:rFonts w:hint="eastAsia"/>
        </w:rPr>
        <w:t>W[relief]=W[</w:t>
      </w:r>
      <w:r w:rsidR="00447CC5">
        <w:rPr>
          <w:rFonts w:hint="eastAsia"/>
        </w:rPr>
        <w:t>Max_</w:t>
      </w:r>
      <w:r>
        <w:rPr>
          <w:rFonts w:hint="eastAsia"/>
        </w:rPr>
        <w:t>Makeup_gas_rate]-W[Reactor_Purge]</w:t>
      </w:r>
      <w:r w:rsidR="00447CC5">
        <w:rPr>
          <w:rFonts w:hint="eastAsia"/>
        </w:rPr>
        <w:t>，</w:t>
      </w:r>
      <w:r w:rsidR="00447CC5">
        <w:rPr>
          <w:rFonts w:hint="eastAsia"/>
        </w:rPr>
        <w:t xml:space="preserve"> kg/hr</w:t>
      </w:r>
    </w:p>
    <w:p w:rsidR="00447CC5" w:rsidRDefault="00447CC5" w:rsidP="006323CE">
      <w:pPr>
        <w:ind w:firstLine="420"/>
      </w:pPr>
      <w:r>
        <w:rPr>
          <w:rFonts w:hint="eastAsia"/>
        </w:rPr>
        <w:t>W[max_makeup_gas_rate]</w:t>
      </w:r>
      <w:r>
        <w:rPr>
          <w:rFonts w:hint="eastAsia"/>
        </w:rPr>
        <w:t>为补充</w:t>
      </w:r>
      <w:r w:rsidR="008A3DD6">
        <w:rPr>
          <w:rFonts w:hint="eastAsia"/>
        </w:rPr>
        <w:t>气的最大</w:t>
      </w:r>
      <w:r>
        <w:rPr>
          <w:rFonts w:hint="eastAsia"/>
        </w:rPr>
        <w:t>流量</w:t>
      </w:r>
      <w:r>
        <w:rPr>
          <w:rFonts w:hint="eastAsia"/>
        </w:rPr>
        <w:t>, kg/hr</w:t>
      </w:r>
    </w:p>
    <w:p w:rsidR="006323CE" w:rsidRDefault="00A01B85" w:rsidP="006323CE">
      <w:pPr>
        <w:pStyle w:val="a6"/>
        <w:numPr>
          <w:ilvl w:val="0"/>
          <w:numId w:val="37"/>
        </w:numPr>
        <w:ind w:firstLineChars="0"/>
      </w:pPr>
      <w:r>
        <w:rPr>
          <w:rFonts w:hint="eastAsia"/>
        </w:rPr>
        <w:t>重整装置</w:t>
      </w:r>
    </w:p>
    <w:p w:rsidR="00A01B85" w:rsidRDefault="00A01B85" w:rsidP="00A01B85">
      <w:pPr>
        <w:pStyle w:val="a6"/>
        <w:ind w:left="420" w:firstLineChars="0" w:firstLine="0"/>
      </w:pPr>
      <w:r>
        <w:rPr>
          <w:rFonts w:hint="eastAsia"/>
        </w:rPr>
        <w:t>W[relief</w:t>
      </w:r>
      <w:proofErr w:type="gramStart"/>
      <w:r>
        <w:rPr>
          <w:rFonts w:hint="eastAsia"/>
        </w:rPr>
        <w:t>]=</w:t>
      </w:r>
      <w:proofErr w:type="gramEnd"/>
      <w:r>
        <w:rPr>
          <w:rFonts w:hint="eastAsia"/>
        </w:rPr>
        <w:t>W[max_net_make_gas_rate]</w:t>
      </w:r>
    </w:p>
    <w:p w:rsidR="00C15AA4" w:rsidRDefault="00C15AA4" w:rsidP="00C15AA4">
      <w:pPr>
        <w:pStyle w:val="a6"/>
        <w:numPr>
          <w:ilvl w:val="0"/>
          <w:numId w:val="37"/>
        </w:numPr>
        <w:ind w:firstLineChars="0"/>
      </w:pPr>
      <w:r>
        <w:rPr>
          <w:rFonts w:hint="eastAsia"/>
        </w:rPr>
        <w:t>界面设计</w:t>
      </w:r>
      <w:r w:rsidR="005C5FF6">
        <w:rPr>
          <w:rFonts w:hint="eastAsia"/>
        </w:rPr>
        <w:t xml:space="preserve">      </w:t>
      </w:r>
      <w:r w:rsidR="005C5FF6">
        <w:rPr>
          <w:rFonts w:hint="eastAsia"/>
        </w:rPr>
        <w:t>？</w:t>
      </w:r>
    </w:p>
    <w:p w:rsidR="00C15AA4" w:rsidRDefault="004617BF" w:rsidP="00C15AA4">
      <w:r>
        <w:rPr>
          <w:noProof/>
        </w:rPr>
        <w:drawing>
          <wp:inline distT="0" distB="0" distL="0" distR="0">
            <wp:extent cx="2950210" cy="2726055"/>
            <wp:effectExtent l="19050" t="0" r="2540" b="0"/>
            <wp:docPr id="4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AA4" w:rsidRDefault="00C15AA4" w:rsidP="00A01B85">
      <w:pPr>
        <w:pStyle w:val="a6"/>
        <w:ind w:left="420" w:firstLineChars="0" w:firstLine="0"/>
      </w:pPr>
    </w:p>
    <w:p w:rsidR="00ED1ECD" w:rsidRDefault="00ED1ECD" w:rsidP="00DC7A7A">
      <w:pPr>
        <w:pStyle w:val="20"/>
        <w:spacing w:before="156" w:after="156"/>
      </w:pPr>
      <w:bookmarkStart w:id="62" w:name="_Toc382316034"/>
      <w:r>
        <w:rPr>
          <w:rFonts w:hint="eastAsia"/>
        </w:rPr>
        <w:t>液相进料停</w:t>
      </w:r>
      <w:r>
        <w:rPr>
          <w:rFonts w:hint="eastAsia"/>
        </w:rPr>
        <w:t>-</w:t>
      </w:r>
      <w:r w:rsidR="001A5D42">
        <w:rPr>
          <w:rFonts w:hint="eastAsia"/>
        </w:rPr>
        <w:t xml:space="preserve">Loss of </w:t>
      </w:r>
      <w:r>
        <w:rPr>
          <w:rFonts w:hint="eastAsia"/>
        </w:rPr>
        <w:t>Liquid Feed</w:t>
      </w:r>
      <w:bookmarkEnd w:id="62"/>
    </w:p>
    <w:p w:rsidR="00D3636D" w:rsidRDefault="001E7D36" w:rsidP="001E7D36">
      <w:pPr>
        <w:pStyle w:val="a6"/>
        <w:numPr>
          <w:ilvl w:val="0"/>
          <w:numId w:val="37"/>
        </w:numPr>
        <w:ind w:firstLineChars="0"/>
      </w:pPr>
      <w:r>
        <w:rPr>
          <w:rFonts w:hint="eastAsia"/>
        </w:rPr>
        <w:t>基本假设</w:t>
      </w:r>
    </w:p>
    <w:p w:rsidR="001E7D36" w:rsidRDefault="001E7D36" w:rsidP="001E7D36">
      <w:pPr>
        <w:pStyle w:val="a6"/>
        <w:numPr>
          <w:ilvl w:val="1"/>
          <w:numId w:val="37"/>
        </w:numPr>
        <w:ind w:firstLineChars="0"/>
      </w:pPr>
      <w:r>
        <w:rPr>
          <w:rFonts w:hint="eastAsia"/>
        </w:rPr>
        <w:t>反应产物保持</w:t>
      </w:r>
      <w:r>
        <w:rPr>
          <w:rFonts w:hint="eastAsia"/>
        </w:rPr>
        <w:t>EOR</w:t>
      </w:r>
      <w:r>
        <w:rPr>
          <w:rFonts w:hint="eastAsia"/>
        </w:rPr>
        <w:t>正常工况不变</w:t>
      </w:r>
    </w:p>
    <w:p w:rsidR="001E7D36" w:rsidRDefault="001E7D36" w:rsidP="001E7D36">
      <w:pPr>
        <w:pStyle w:val="a6"/>
        <w:numPr>
          <w:ilvl w:val="1"/>
          <w:numId w:val="37"/>
        </w:numPr>
        <w:ind w:firstLineChars="0"/>
      </w:pPr>
      <w:r>
        <w:rPr>
          <w:rFonts w:hint="eastAsia"/>
        </w:rPr>
        <w:t>反应产物换热网络中与冷进料换热停</w:t>
      </w:r>
    </w:p>
    <w:p w:rsidR="00A61F56" w:rsidRDefault="00A61F56" w:rsidP="00A61F56">
      <w:pPr>
        <w:pStyle w:val="a6"/>
        <w:numPr>
          <w:ilvl w:val="0"/>
          <w:numId w:val="37"/>
        </w:numPr>
        <w:ind w:firstLineChars="0"/>
      </w:pPr>
      <w:r>
        <w:rPr>
          <w:rFonts w:hint="eastAsia"/>
        </w:rPr>
        <w:t>计算方法</w:t>
      </w:r>
    </w:p>
    <w:p w:rsidR="00A61F56" w:rsidRDefault="00A61F56" w:rsidP="00A61F56">
      <w:pPr>
        <w:pStyle w:val="a6"/>
        <w:numPr>
          <w:ilvl w:val="1"/>
          <w:numId w:val="37"/>
        </w:numPr>
        <w:ind w:firstLineChars="0"/>
      </w:pPr>
      <w:r>
        <w:rPr>
          <w:rFonts w:hint="eastAsia"/>
        </w:rPr>
        <w:t>HX Re-rating</w:t>
      </w:r>
    </w:p>
    <w:p w:rsidR="00623620" w:rsidRDefault="00623620" w:rsidP="00623620">
      <w:pPr>
        <w:pStyle w:val="a6"/>
        <w:numPr>
          <w:ilvl w:val="0"/>
          <w:numId w:val="37"/>
        </w:numPr>
        <w:ind w:firstLineChars="0"/>
      </w:pPr>
      <w:r>
        <w:rPr>
          <w:rFonts w:hint="eastAsia"/>
        </w:rPr>
        <w:t>界面设计：参考附件</w:t>
      </w:r>
      <w:r>
        <w:rPr>
          <w:rFonts w:hint="eastAsia"/>
        </w:rPr>
        <w:t>5.</w:t>
      </w:r>
    </w:p>
    <w:p w:rsidR="00BB7EC8" w:rsidRDefault="00BB7EC8" w:rsidP="00BB7EC8"/>
    <w:p w:rsidR="00ED1ECD" w:rsidRDefault="001A5D42" w:rsidP="00DC7A7A">
      <w:pPr>
        <w:pStyle w:val="20"/>
        <w:spacing w:before="156" w:after="156"/>
      </w:pPr>
      <w:bookmarkStart w:id="63" w:name="_Toc382316035"/>
      <w:r>
        <w:rPr>
          <w:rFonts w:hint="eastAsia"/>
        </w:rPr>
        <w:t>反应器急冷停</w:t>
      </w:r>
      <w:r>
        <w:rPr>
          <w:rFonts w:hint="eastAsia"/>
        </w:rPr>
        <w:t>-Loss of reactor quench</w:t>
      </w:r>
      <w:bookmarkEnd w:id="63"/>
    </w:p>
    <w:p w:rsidR="00D3636D" w:rsidRDefault="00255EEA" w:rsidP="00255EEA">
      <w:pPr>
        <w:pStyle w:val="a6"/>
        <w:numPr>
          <w:ilvl w:val="0"/>
          <w:numId w:val="48"/>
        </w:numPr>
        <w:ind w:firstLineChars="0"/>
      </w:pPr>
      <w:r>
        <w:rPr>
          <w:rFonts w:hint="eastAsia"/>
        </w:rPr>
        <w:t>基本假设</w:t>
      </w:r>
    </w:p>
    <w:p w:rsidR="00255EEA" w:rsidRDefault="00AC58D9" w:rsidP="00255EEA">
      <w:pPr>
        <w:pStyle w:val="a6"/>
        <w:numPr>
          <w:ilvl w:val="1"/>
          <w:numId w:val="48"/>
        </w:numPr>
        <w:ind w:firstLineChars="0"/>
      </w:pPr>
      <w:r>
        <w:rPr>
          <w:rFonts w:hint="eastAsia"/>
        </w:rPr>
        <w:t>假设</w:t>
      </w:r>
      <w:r>
        <w:rPr>
          <w:rFonts w:hint="eastAsia"/>
        </w:rPr>
        <w:t>Final Quench Point Lost</w:t>
      </w:r>
      <w:r>
        <w:rPr>
          <w:rFonts w:hint="eastAsia"/>
        </w:rPr>
        <w:t>，取对应的</w:t>
      </w:r>
      <w:r>
        <w:rPr>
          <w:rFonts w:hint="eastAsia"/>
        </w:rPr>
        <w:t>Effluent</w:t>
      </w:r>
      <w:r>
        <w:rPr>
          <w:rFonts w:hint="eastAsia"/>
        </w:rPr>
        <w:t>温度</w:t>
      </w:r>
    </w:p>
    <w:p w:rsidR="00AC58D9" w:rsidRDefault="00AC58D9" w:rsidP="00AC58D9">
      <w:pPr>
        <w:pStyle w:val="a6"/>
        <w:numPr>
          <w:ilvl w:val="0"/>
          <w:numId w:val="48"/>
        </w:numPr>
        <w:ind w:firstLineChars="0"/>
      </w:pPr>
      <w:r>
        <w:rPr>
          <w:rFonts w:hint="eastAsia"/>
        </w:rPr>
        <w:lastRenderedPageBreak/>
        <w:t>计算方法：</w:t>
      </w:r>
      <w:r>
        <w:rPr>
          <w:rFonts w:hint="eastAsia"/>
        </w:rPr>
        <w:t>HX Re-rating</w:t>
      </w:r>
    </w:p>
    <w:p w:rsidR="0059174E" w:rsidRDefault="0059174E" w:rsidP="00AC58D9">
      <w:pPr>
        <w:pStyle w:val="a6"/>
        <w:numPr>
          <w:ilvl w:val="0"/>
          <w:numId w:val="48"/>
        </w:numPr>
        <w:ind w:firstLineChars="0"/>
      </w:pPr>
      <w:r>
        <w:rPr>
          <w:rFonts w:hint="eastAsia"/>
        </w:rPr>
        <w:t>界面设计：参考附件</w:t>
      </w:r>
      <w:r>
        <w:rPr>
          <w:rFonts w:hint="eastAsia"/>
        </w:rPr>
        <w:t>5.</w:t>
      </w:r>
    </w:p>
    <w:p w:rsidR="00CE5C8C" w:rsidRDefault="00CE5C8C" w:rsidP="00DC7A7A">
      <w:pPr>
        <w:pStyle w:val="20"/>
        <w:spacing w:before="156" w:after="156"/>
      </w:pPr>
      <w:bookmarkStart w:id="64" w:name="_Toc382316036"/>
      <w:r>
        <w:rPr>
          <w:rFonts w:hint="eastAsia"/>
        </w:rPr>
        <w:t>循环氢压缩机停</w:t>
      </w:r>
      <w:r>
        <w:rPr>
          <w:rFonts w:hint="eastAsia"/>
        </w:rPr>
        <w:t>-</w:t>
      </w:r>
      <w:r w:rsidR="00DF0140">
        <w:rPr>
          <w:rFonts w:hint="eastAsia"/>
        </w:rPr>
        <w:t>R</w:t>
      </w:r>
      <w:r>
        <w:rPr>
          <w:rFonts w:hint="eastAsia"/>
        </w:rPr>
        <w:t>ecycle compressor</w:t>
      </w:r>
      <w:r w:rsidR="00DF0140">
        <w:rPr>
          <w:rFonts w:hint="eastAsia"/>
        </w:rPr>
        <w:t xml:space="preserve"> failure</w:t>
      </w:r>
      <w:bookmarkEnd w:id="64"/>
    </w:p>
    <w:p w:rsidR="00D3636D" w:rsidRDefault="00794DC2" w:rsidP="00A96B0E">
      <w:pPr>
        <w:pStyle w:val="a6"/>
        <w:numPr>
          <w:ilvl w:val="0"/>
          <w:numId w:val="51"/>
        </w:numPr>
        <w:ind w:firstLineChars="0"/>
      </w:pPr>
      <w:r>
        <w:rPr>
          <w:rFonts w:hint="eastAsia"/>
        </w:rPr>
        <w:t>计算方法</w:t>
      </w:r>
      <w:r w:rsidR="00A66680">
        <w:rPr>
          <w:rFonts w:hint="eastAsia"/>
        </w:rPr>
        <w:t>&lt;Flour&gt;</w:t>
      </w:r>
    </w:p>
    <w:p w:rsidR="00794DC2" w:rsidRDefault="00624D56" w:rsidP="00A96B0E">
      <w:pPr>
        <w:pStyle w:val="a6"/>
        <w:numPr>
          <w:ilvl w:val="1"/>
          <w:numId w:val="51"/>
        </w:numPr>
        <w:ind w:firstLineChars="0"/>
      </w:pPr>
      <w:r>
        <w:rPr>
          <w:rFonts w:hint="eastAsia"/>
        </w:rPr>
        <w:t>按正常工况下的压力剖面图，找到一个压力等于</w:t>
      </w:r>
      <w:r>
        <w:rPr>
          <w:rFonts w:hint="eastAsia"/>
        </w:rPr>
        <w:t>Compressor Settle-out Pressure</w:t>
      </w:r>
      <w:r>
        <w:rPr>
          <w:rFonts w:hint="eastAsia"/>
        </w:rPr>
        <w:t>的点，取该点到冷高分的压降、流量和平均混相密度</w:t>
      </w:r>
    </w:p>
    <w:p w:rsidR="00913126" w:rsidRDefault="00913126" w:rsidP="00A96B0E">
      <w:pPr>
        <w:pStyle w:val="a6"/>
        <w:numPr>
          <w:ilvl w:val="1"/>
          <w:numId w:val="51"/>
        </w:numPr>
        <w:ind w:firstLineChars="0"/>
      </w:pPr>
      <w:r>
        <w:rPr>
          <w:rFonts w:hint="eastAsia"/>
        </w:rPr>
        <w:t>假设该点压力在压缩机跳车后保持不变，根据冷高分的泄放压力，重新计算该点与冷高分之间的流量和进冷高分的气相量，该气相量为泄放量。如果补充</w:t>
      </w:r>
      <w:r>
        <w:rPr>
          <w:rFonts w:hint="eastAsia"/>
        </w:rPr>
        <w:t>H2</w:t>
      </w:r>
      <w:r>
        <w:rPr>
          <w:rFonts w:hint="eastAsia"/>
        </w:rPr>
        <w:t>不停，则比较补充</w:t>
      </w:r>
      <w:r>
        <w:rPr>
          <w:rFonts w:hint="eastAsia"/>
        </w:rPr>
        <w:t>H2</w:t>
      </w:r>
      <w:r w:rsidR="00AC21D6">
        <w:rPr>
          <w:rFonts w:hint="eastAsia"/>
        </w:rPr>
        <w:t>和上述气相量，大者</w:t>
      </w:r>
      <w:r>
        <w:rPr>
          <w:rFonts w:hint="eastAsia"/>
        </w:rPr>
        <w:t>为最苛刻泄放量。</w:t>
      </w:r>
    </w:p>
    <w:p w:rsidR="00D23B55" w:rsidRDefault="00D23B55" w:rsidP="00A96B0E">
      <w:pPr>
        <w:pStyle w:val="a6"/>
        <w:numPr>
          <w:ilvl w:val="0"/>
          <w:numId w:val="51"/>
        </w:numPr>
        <w:ind w:firstLineChars="0"/>
      </w:pPr>
      <w:r>
        <w:rPr>
          <w:rFonts w:hint="eastAsia"/>
        </w:rPr>
        <w:t>该方法如何在</w:t>
      </w:r>
      <w:r>
        <w:rPr>
          <w:rFonts w:hint="eastAsia"/>
        </w:rPr>
        <w:t>ReliefPro</w:t>
      </w:r>
      <w:r>
        <w:rPr>
          <w:rFonts w:hint="eastAsia"/>
        </w:rPr>
        <w:t>中实现有待进一步研究。</w:t>
      </w:r>
    </w:p>
    <w:p w:rsidR="00CE5C8C" w:rsidRDefault="00E71278" w:rsidP="00DC7A7A">
      <w:pPr>
        <w:pStyle w:val="20"/>
        <w:spacing w:before="156" w:after="156"/>
      </w:pPr>
      <w:bookmarkStart w:id="65" w:name="_Toc382316037"/>
      <w:r>
        <w:rPr>
          <w:rFonts w:hint="eastAsia"/>
        </w:rPr>
        <w:t>全厂停电</w:t>
      </w:r>
      <w:r>
        <w:rPr>
          <w:rFonts w:hint="eastAsia"/>
        </w:rPr>
        <w:t>-General Electric Power Failure</w:t>
      </w:r>
      <w:bookmarkEnd w:id="65"/>
    </w:p>
    <w:p w:rsidR="00D3636D" w:rsidRDefault="005D7E52" w:rsidP="00A96B0E">
      <w:pPr>
        <w:pStyle w:val="a6"/>
        <w:numPr>
          <w:ilvl w:val="0"/>
          <w:numId w:val="49"/>
        </w:numPr>
        <w:ind w:firstLineChars="0"/>
      </w:pPr>
      <w:r>
        <w:rPr>
          <w:rFonts w:hint="eastAsia"/>
        </w:rPr>
        <w:t>基本假设</w:t>
      </w:r>
    </w:p>
    <w:p w:rsidR="005D7E52" w:rsidRDefault="005D7E52" w:rsidP="00A96B0E">
      <w:pPr>
        <w:pStyle w:val="a6"/>
        <w:numPr>
          <w:ilvl w:val="1"/>
          <w:numId w:val="49"/>
        </w:numPr>
        <w:ind w:firstLineChars="0"/>
      </w:pPr>
      <w:r>
        <w:rPr>
          <w:rFonts w:hint="eastAsia"/>
        </w:rPr>
        <w:t>进料停</w:t>
      </w:r>
    </w:p>
    <w:p w:rsidR="005D7E52" w:rsidRDefault="005D7E52" w:rsidP="00A96B0E">
      <w:pPr>
        <w:pStyle w:val="a6"/>
        <w:numPr>
          <w:ilvl w:val="1"/>
          <w:numId w:val="49"/>
        </w:numPr>
        <w:ind w:firstLineChars="0"/>
      </w:pPr>
      <w:r>
        <w:rPr>
          <w:rFonts w:hint="eastAsia"/>
        </w:rPr>
        <w:t>考察其它电动设备</w:t>
      </w:r>
      <w:proofErr w:type="gramStart"/>
      <w:r>
        <w:rPr>
          <w:rFonts w:hint="eastAsia"/>
        </w:rPr>
        <w:t>停造成</w:t>
      </w:r>
      <w:proofErr w:type="gramEnd"/>
      <w:r>
        <w:rPr>
          <w:rFonts w:hint="eastAsia"/>
        </w:rPr>
        <w:t>的冷源丢失</w:t>
      </w:r>
    </w:p>
    <w:p w:rsidR="00E04F18" w:rsidRDefault="00E04F18" w:rsidP="00A96B0E">
      <w:pPr>
        <w:pStyle w:val="a6"/>
        <w:numPr>
          <w:ilvl w:val="1"/>
          <w:numId w:val="49"/>
        </w:numPr>
        <w:ind w:firstLineChars="0"/>
      </w:pPr>
      <w:r>
        <w:rPr>
          <w:rFonts w:hint="eastAsia"/>
        </w:rPr>
        <w:t>循环氢压缩机正常</w:t>
      </w:r>
    </w:p>
    <w:p w:rsidR="00B75670" w:rsidRDefault="00B75670" w:rsidP="00A96B0E">
      <w:pPr>
        <w:pStyle w:val="a6"/>
        <w:numPr>
          <w:ilvl w:val="0"/>
          <w:numId w:val="49"/>
        </w:numPr>
        <w:ind w:firstLineChars="0"/>
      </w:pPr>
      <w:r>
        <w:rPr>
          <w:rFonts w:hint="eastAsia"/>
        </w:rPr>
        <w:t>计算方法：</w:t>
      </w:r>
      <w:r>
        <w:rPr>
          <w:rFonts w:hint="eastAsia"/>
        </w:rPr>
        <w:t>HX-Rerating</w:t>
      </w:r>
    </w:p>
    <w:p w:rsidR="0059174E" w:rsidRDefault="0059174E" w:rsidP="00A96B0E">
      <w:pPr>
        <w:pStyle w:val="a6"/>
        <w:numPr>
          <w:ilvl w:val="0"/>
          <w:numId w:val="49"/>
        </w:numPr>
        <w:ind w:firstLineChars="0"/>
      </w:pPr>
      <w:r>
        <w:rPr>
          <w:rFonts w:hint="eastAsia"/>
        </w:rPr>
        <w:t>界面设计：参考附件</w:t>
      </w:r>
      <w:r>
        <w:rPr>
          <w:rFonts w:hint="eastAsia"/>
        </w:rPr>
        <w:t>5.</w:t>
      </w:r>
    </w:p>
    <w:p w:rsidR="00E71278" w:rsidRDefault="00E71278" w:rsidP="00DC7A7A">
      <w:pPr>
        <w:pStyle w:val="20"/>
        <w:spacing w:before="156" w:after="156"/>
      </w:pPr>
      <w:bookmarkStart w:id="66" w:name="_Toc382316038"/>
      <w:r>
        <w:rPr>
          <w:rFonts w:hint="eastAsia"/>
        </w:rPr>
        <w:t>全厂停水</w:t>
      </w:r>
      <w:r>
        <w:rPr>
          <w:rFonts w:hint="eastAsia"/>
        </w:rPr>
        <w:t>-General Cooling Water Failure</w:t>
      </w:r>
      <w:bookmarkEnd w:id="66"/>
    </w:p>
    <w:p w:rsidR="00D3636D" w:rsidRDefault="00F44315" w:rsidP="00A96B0E">
      <w:pPr>
        <w:pStyle w:val="a6"/>
        <w:numPr>
          <w:ilvl w:val="0"/>
          <w:numId w:val="50"/>
        </w:numPr>
        <w:ind w:firstLineChars="0"/>
      </w:pPr>
      <w:r>
        <w:rPr>
          <w:rFonts w:hint="eastAsia"/>
        </w:rPr>
        <w:t>基本假设</w:t>
      </w:r>
    </w:p>
    <w:p w:rsidR="00F44315" w:rsidRDefault="00F44315" w:rsidP="00A96B0E">
      <w:pPr>
        <w:pStyle w:val="a6"/>
        <w:numPr>
          <w:ilvl w:val="1"/>
          <w:numId w:val="50"/>
        </w:numPr>
        <w:ind w:firstLineChars="0"/>
      </w:pPr>
      <w:r>
        <w:rPr>
          <w:rFonts w:hint="eastAsia"/>
        </w:rPr>
        <w:t>用冷却水的</w:t>
      </w:r>
      <w:r>
        <w:rPr>
          <w:rFonts w:hint="eastAsia"/>
        </w:rPr>
        <w:t>Utility HX</w:t>
      </w:r>
      <w:r>
        <w:rPr>
          <w:rFonts w:hint="eastAsia"/>
        </w:rPr>
        <w:t>的</w:t>
      </w:r>
      <w:r>
        <w:rPr>
          <w:rFonts w:hint="eastAsia"/>
        </w:rPr>
        <w:t>Duty=0</w:t>
      </w:r>
    </w:p>
    <w:p w:rsidR="003C5CCA" w:rsidRDefault="003C5CCA" w:rsidP="00A96B0E">
      <w:pPr>
        <w:pStyle w:val="a6"/>
        <w:numPr>
          <w:ilvl w:val="1"/>
          <w:numId w:val="50"/>
        </w:numPr>
        <w:ind w:firstLineChars="0"/>
      </w:pPr>
      <w:r>
        <w:rPr>
          <w:rFonts w:hint="eastAsia"/>
        </w:rPr>
        <w:t>可能引起</w:t>
      </w:r>
      <w:r>
        <w:rPr>
          <w:rFonts w:hint="eastAsia"/>
        </w:rPr>
        <w:t>Condensing Turbine Compressor</w:t>
      </w:r>
      <w:r>
        <w:rPr>
          <w:rFonts w:hint="eastAsia"/>
        </w:rPr>
        <w:t>跳车</w:t>
      </w:r>
    </w:p>
    <w:p w:rsidR="00B75670" w:rsidRDefault="00B75670" w:rsidP="00A96B0E">
      <w:pPr>
        <w:pStyle w:val="a6"/>
        <w:numPr>
          <w:ilvl w:val="0"/>
          <w:numId w:val="50"/>
        </w:numPr>
        <w:ind w:firstLineChars="0"/>
      </w:pPr>
      <w:r>
        <w:rPr>
          <w:rFonts w:hint="eastAsia"/>
        </w:rPr>
        <w:t>计算方法：</w:t>
      </w:r>
      <w:r>
        <w:rPr>
          <w:rFonts w:hint="eastAsia"/>
        </w:rPr>
        <w:t>HX Rerating</w:t>
      </w:r>
    </w:p>
    <w:p w:rsidR="0059174E" w:rsidRDefault="0059174E" w:rsidP="00A96B0E">
      <w:pPr>
        <w:pStyle w:val="a6"/>
        <w:numPr>
          <w:ilvl w:val="0"/>
          <w:numId w:val="50"/>
        </w:numPr>
        <w:ind w:firstLineChars="0"/>
      </w:pPr>
      <w:r>
        <w:rPr>
          <w:rFonts w:hint="eastAsia"/>
        </w:rPr>
        <w:t>界面设计：参考附件</w:t>
      </w:r>
      <w:r>
        <w:rPr>
          <w:rFonts w:hint="eastAsia"/>
        </w:rPr>
        <w:t>5.</w:t>
      </w:r>
    </w:p>
    <w:p w:rsidR="00D3636D" w:rsidRDefault="00D3636D" w:rsidP="00D3636D">
      <w:pPr>
        <w:pStyle w:val="a6"/>
        <w:ind w:firstLine="440"/>
      </w:pPr>
    </w:p>
    <w:p w:rsidR="00123E55" w:rsidRDefault="00123E55" w:rsidP="00DC7A7A">
      <w:pPr>
        <w:pStyle w:val="20"/>
        <w:spacing w:before="156" w:after="156"/>
      </w:pPr>
      <w:bookmarkStart w:id="67" w:name="_Toc382316039"/>
      <w:r>
        <w:rPr>
          <w:rFonts w:hint="eastAsia"/>
        </w:rPr>
        <w:t>紧急泄压</w:t>
      </w:r>
      <w:r>
        <w:rPr>
          <w:rFonts w:hint="eastAsia"/>
        </w:rPr>
        <w:t>-Depressuring</w:t>
      </w:r>
      <w:bookmarkEnd w:id="67"/>
    </w:p>
    <w:p w:rsidR="00123E55" w:rsidRDefault="00123E55" w:rsidP="00123E55">
      <w:r>
        <w:rPr>
          <w:rFonts w:hint="eastAsia"/>
        </w:rPr>
        <w:t>参照附件</w:t>
      </w:r>
      <w:r>
        <w:rPr>
          <w:rFonts w:hint="eastAsia"/>
        </w:rPr>
        <w:t>4</w:t>
      </w:r>
      <w:r>
        <w:rPr>
          <w:rFonts w:hint="eastAsia"/>
        </w:rPr>
        <w:t>的说明。</w:t>
      </w:r>
    </w:p>
    <w:p w:rsidR="001019A2" w:rsidRDefault="001019A2" w:rsidP="00DC7A7A">
      <w:pPr>
        <w:pStyle w:val="20"/>
        <w:spacing w:before="156" w:after="156"/>
        <w:ind w:left="0" w:firstLine="0"/>
      </w:pPr>
      <w:bookmarkStart w:id="68" w:name="_Toc382316040"/>
      <w:r>
        <w:rPr>
          <w:rFonts w:hint="eastAsia"/>
        </w:rPr>
        <w:t>其它工况</w:t>
      </w:r>
      <w:r>
        <w:rPr>
          <w:rFonts w:hint="eastAsia"/>
        </w:rPr>
        <w:t>_Other Scenario</w:t>
      </w:r>
      <w:bookmarkEnd w:id="68"/>
    </w:p>
    <w:p w:rsidR="001019A2" w:rsidRDefault="001019A2" w:rsidP="001019A2">
      <w:pPr>
        <w:spacing w:after="156"/>
      </w:pPr>
      <w:r w:rsidRPr="00AE743F">
        <w:rPr>
          <w:rFonts w:hint="eastAsia"/>
        </w:rPr>
        <w:t>用户自定义</w:t>
      </w:r>
      <w:r w:rsidRPr="00AE743F">
        <w:rPr>
          <w:rFonts w:hint="eastAsia"/>
        </w:rPr>
        <w:t>Scenario Name, W[relief], MW[relief], T[relief]</w:t>
      </w:r>
      <w:r w:rsidRPr="00AE743F">
        <w:rPr>
          <w:rFonts w:hint="eastAsia"/>
        </w:rPr>
        <w:t>。</w:t>
      </w:r>
    </w:p>
    <w:p w:rsidR="00E53837" w:rsidRDefault="00E53837" w:rsidP="001019A2">
      <w:pPr>
        <w:spacing w:after="156"/>
      </w:pPr>
      <w:r>
        <w:rPr>
          <w:rFonts w:hint="eastAsia"/>
        </w:rPr>
        <w:t>或指定该工况与某个已分析的工况泄放量相同或不超过。</w:t>
      </w:r>
    </w:p>
    <w:p w:rsidR="001019A2" w:rsidRPr="005D349F" w:rsidRDefault="001019A2" w:rsidP="00123E55"/>
    <w:p w:rsidR="00586E49" w:rsidRDefault="00586E49" w:rsidP="00E427ED">
      <w:pPr>
        <w:widowControl/>
        <w:spacing w:after="156"/>
        <w:jc w:val="left"/>
        <w:rPr>
          <w:b/>
          <w:sz w:val="32"/>
        </w:rPr>
      </w:pPr>
      <w:r>
        <w:br w:type="page"/>
      </w:r>
    </w:p>
    <w:p w:rsidR="00586E49" w:rsidRDefault="00586E49" w:rsidP="00586E49">
      <w:pPr>
        <w:pStyle w:val="1"/>
        <w:spacing w:after="156"/>
        <w:ind w:left="0"/>
      </w:pPr>
      <w:bookmarkStart w:id="69" w:name="_Toc382316041"/>
      <w:r>
        <w:rPr>
          <w:rFonts w:hint="eastAsia"/>
        </w:rPr>
        <w:lastRenderedPageBreak/>
        <w:t>常压和真空储罐</w:t>
      </w:r>
      <w:r>
        <w:rPr>
          <w:rFonts w:hint="eastAsia"/>
        </w:rPr>
        <w:t>-Atmospheric/vacuum Storage Tank</w:t>
      </w:r>
      <w:bookmarkEnd w:id="69"/>
    </w:p>
    <w:p w:rsidR="00F371E7" w:rsidRPr="005D349F" w:rsidRDefault="00F371E7" w:rsidP="00F371E7">
      <w:pPr>
        <w:pStyle w:val="20"/>
        <w:spacing w:before="156" w:after="156"/>
      </w:pPr>
      <w:bookmarkStart w:id="70" w:name="_Toc382316042"/>
      <w:r>
        <w:rPr>
          <w:rFonts w:hint="eastAsia"/>
        </w:rPr>
        <w:t>适用范围</w:t>
      </w:r>
      <w:bookmarkEnd w:id="70"/>
    </w:p>
    <w:p w:rsidR="00170E1C" w:rsidRDefault="00170E1C" w:rsidP="00170E1C">
      <w:pPr>
        <w:spacing w:after="156"/>
        <w:jc w:val="left"/>
      </w:pPr>
      <w:r w:rsidRPr="00012EDC">
        <w:rPr>
          <w:rFonts w:hint="eastAsia"/>
        </w:rPr>
        <w:t>遵照</w:t>
      </w:r>
      <w:r w:rsidRPr="00012EDC">
        <w:rPr>
          <w:rFonts w:hint="eastAsia"/>
        </w:rPr>
        <w:t>API STD 2000</w:t>
      </w:r>
      <w:r w:rsidRPr="00012EDC">
        <w:rPr>
          <w:rFonts w:hint="eastAsia"/>
        </w:rPr>
        <w:t>规范，适用范围为：操作压力为</w:t>
      </w:r>
      <w:r w:rsidRPr="00012EDC">
        <w:rPr>
          <w:rFonts w:hint="eastAsia"/>
          <w:u w:val="single"/>
        </w:rPr>
        <w:t>真空至</w:t>
      </w:r>
      <w:r w:rsidRPr="00012EDC">
        <w:rPr>
          <w:rFonts w:hint="eastAsia"/>
          <w:u w:val="single"/>
        </w:rPr>
        <w:t>1.0</w:t>
      </w:r>
      <w:r w:rsidR="00FA1D23" w:rsidRPr="00012EDC">
        <w:rPr>
          <w:rFonts w:hint="eastAsia"/>
          <w:u w:val="single"/>
        </w:rPr>
        <w:t>34</w:t>
      </w:r>
      <w:r w:rsidRPr="00012EDC">
        <w:rPr>
          <w:rFonts w:hint="eastAsia"/>
          <w:u w:val="single"/>
        </w:rPr>
        <w:t>Barg</w:t>
      </w:r>
      <w:r w:rsidRPr="00012EDC">
        <w:rPr>
          <w:rFonts w:hint="eastAsia"/>
        </w:rPr>
        <w:t>的</w:t>
      </w:r>
      <w:r w:rsidRPr="00012EDC">
        <w:rPr>
          <w:rFonts w:hint="eastAsia"/>
          <w:u w:val="single"/>
        </w:rPr>
        <w:t>地上液相</w:t>
      </w:r>
      <w:r w:rsidR="006C65B1">
        <w:rPr>
          <w:rFonts w:hint="eastAsia"/>
          <w:u w:val="single"/>
        </w:rPr>
        <w:t>原油和</w:t>
      </w:r>
      <w:r w:rsidRPr="00012EDC">
        <w:rPr>
          <w:rFonts w:hint="eastAsia"/>
          <w:u w:val="single"/>
        </w:rPr>
        <w:t>石油</w:t>
      </w:r>
      <w:r w:rsidR="006C65B1">
        <w:rPr>
          <w:rFonts w:hint="eastAsia"/>
          <w:u w:val="single"/>
        </w:rPr>
        <w:t>产品</w:t>
      </w:r>
      <w:r w:rsidRPr="00012EDC">
        <w:rPr>
          <w:rFonts w:hint="eastAsia"/>
          <w:u w:val="single"/>
        </w:rPr>
        <w:t>储罐</w:t>
      </w:r>
      <w:r w:rsidR="006C65B1">
        <w:rPr>
          <w:rFonts w:hint="eastAsia"/>
        </w:rPr>
        <w:t>、</w:t>
      </w:r>
      <w:r w:rsidRPr="00012EDC">
        <w:rPr>
          <w:rFonts w:hint="eastAsia"/>
          <w:u w:val="single"/>
        </w:rPr>
        <w:t>地上（或地下）冷冻储罐</w:t>
      </w:r>
      <w:r w:rsidRPr="00012EDC">
        <w:rPr>
          <w:rFonts w:hint="eastAsia"/>
        </w:rPr>
        <w:t>。</w:t>
      </w:r>
    </w:p>
    <w:p w:rsidR="00EC4F91" w:rsidRDefault="00EC4F91" w:rsidP="00170E1C">
      <w:pPr>
        <w:spacing w:after="156"/>
        <w:jc w:val="left"/>
      </w:pPr>
    </w:p>
    <w:p w:rsidR="00F371E7" w:rsidRDefault="00F371E7" w:rsidP="00F371E7">
      <w:pPr>
        <w:pStyle w:val="20"/>
        <w:spacing w:before="156" w:after="156"/>
      </w:pPr>
      <w:bookmarkStart w:id="71" w:name="_Toc382316043"/>
      <w:r>
        <w:rPr>
          <w:rFonts w:hint="eastAsia"/>
        </w:rPr>
        <w:t>火灾工况</w:t>
      </w:r>
      <w:bookmarkEnd w:id="71"/>
    </w:p>
    <w:p w:rsidR="001031D0" w:rsidRPr="005D349F" w:rsidRDefault="001031D0" w:rsidP="001031D0">
      <w:pPr>
        <w:pStyle w:val="3"/>
        <w:spacing w:before="156" w:after="156"/>
      </w:pPr>
      <w:bookmarkStart w:id="72" w:name="_Toc382316044"/>
      <w:r>
        <w:rPr>
          <w:rFonts w:hint="eastAsia"/>
        </w:rPr>
        <w:t>计算方法</w:t>
      </w:r>
      <w:bookmarkEnd w:id="72"/>
    </w:p>
    <w:p w:rsidR="00BC699A" w:rsidRDefault="00BC699A" w:rsidP="00170E1C">
      <w:pPr>
        <w:spacing w:after="156"/>
        <w:jc w:val="left"/>
      </w:pPr>
      <w:r>
        <w:rPr>
          <w:rFonts w:hint="eastAsia"/>
        </w:rPr>
        <w:t>在本阶段，对该类设备</w:t>
      </w:r>
      <w:r w:rsidR="000C3497">
        <w:rPr>
          <w:rFonts w:hint="eastAsia"/>
        </w:rPr>
        <w:t>仅考虑</w:t>
      </w:r>
      <w:r w:rsidR="00FA4F0E">
        <w:rPr>
          <w:rFonts w:hint="eastAsia"/>
        </w:rPr>
        <w:t>储罐上安装的</w:t>
      </w:r>
      <w:r w:rsidR="00FA4F0E">
        <w:rPr>
          <w:rFonts w:hint="eastAsia"/>
        </w:rPr>
        <w:t>PSV</w:t>
      </w:r>
      <w:r w:rsidR="00FA4F0E">
        <w:rPr>
          <w:rFonts w:hint="eastAsia"/>
        </w:rPr>
        <w:t>阀在</w:t>
      </w:r>
      <w:r w:rsidR="000C3497">
        <w:rPr>
          <w:rFonts w:hint="eastAsia"/>
        </w:rPr>
        <w:t>火灾工况</w:t>
      </w:r>
      <w:r w:rsidR="00FA4F0E">
        <w:rPr>
          <w:rFonts w:hint="eastAsia"/>
        </w:rPr>
        <w:t>的泄放量</w:t>
      </w:r>
      <w:r w:rsidR="000C3497">
        <w:rPr>
          <w:rFonts w:hint="eastAsia"/>
        </w:rPr>
        <w:t>，算法如下：</w:t>
      </w:r>
    </w:p>
    <w:p w:rsidR="00DD319D" w:rsidRDefault="00F27006" w:rsidP="00170E1C">
      <w:pPr>
        <w:spacing w:after="156"/>
        <w:jc w:val="left"/>
      </w:pPr>
      <w:r>
        <w:rPr>
          <w:noProof/>
        </w:rPr>
        <w:drawing>
          <wp:inline distT="0" distB="0" distL="0" distR="0">
            <wp:extent cx="2942269" cy="3514725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503" cy="3520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27006">
        <w:t xml:space="preserve"> </w:t>
      </w:r>
      <w:r>
        <w:rPr>
          <w:noProof/>
        </w:rPr>
        <w:drawing>
          <wp:inline distT="0" distB="0" distL="0" distR="0">
            <wp:extent cx="2758791" cy="1837426"/>
            <wp:effectExtent l="19050" t="0" r="3459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898" cy="1837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A95" w:rsidRDefault="00E13A95" w:rsidP="00A96B0E">
      <w:pPr>
        <w:pStyle w:val="a6"/>
        <w:numPr>
          <w:ilvl w:val="0"/>
          <w:numId w:val="55"/>
        </w:numPr>
        <w:spacing w:after="156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PROII</w:t>
      </w:r>
      <w:r>
        <w:rPr>
          <w:rFonts w:hint="eastAsia"/>
        </w:rPr>
        <w:t>中建立含一个</w:t>
      </w:r>
      <w:r>
        <w:rPr>
          <w:rFonts w:hint="eastAsia"/>
        </w:rPr>
        <w:t>Stream</w:t>
      </w:r>
      <w:r w:rsidR="00FA4F0E">
        <w:rPr>
          <w:rFonts w:hint="eastAsia"/>
        </w:rPr>
        <w:t>[Tank]</w:t>
      </w:r>
      <w:r>
        <w:rPr>
          <w:rFonts w:hint="eastAsia"/>
        </w:rPr>
        <w:t>的模型，</w:t>
      </w:r>
      <w:r>
        <w:rPr>
          <w:rFonts w:hint="eastAsia"/>
        </w:rPr>
        <w:t>Stream</w:t>
      </w:r>
      <w:r w:rsidR="00FA4F0E">
        <w:rPr>
          <w:rFonts w:hint="eastAsia"/>
        </w:rPr>
        <w:t>[tank]</w:t>
      </w:r>
      <w:r>
        <w:rPr>
          <w:rFonts w:hint="eastAsia"/>
        </w:rPr>
        <w:t>的组成与储罐液体相同，</w:t>
      </w:r>
      <w:r>
        <w:rPr>
          <w:rFonts w:hint="eastAsia"/>
        </w:rPr>
        <w:t>P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rPr>
          <w:rFonts w:hint="eastAsia"/>
        </w:rPr>
        <w:t>均为储罐正常操作的压力和温度。</w:t>
      </w:r>
    </w:p>
    <w:p w:rsidR="00E13A95" w:rsidRDefault="00DE74AD" w:rsidP="00A96B0E">
      <w:pPr>
        <w:pStyle w:val="a6"/>
        <w:numPr>
          <w:ilvl w:val="0"/>
          <w:numId w:val="55"/>
        </w:numPr>
        <w:spacing w:after="156"/>
        <w:ind w:firstLineChars="0"/>
        <w:jc w:val="left"/>
      </w:pPr>
      <w:r>
        <w:rPr>
          <w:rFonts w:hint="eastAsia"/>
        </w:rPr>
        <w:t>计算公式中</w:t>
      </w:r>
      <w:r>
        <w:rPr>
          <w:rFonts w:hint="eastAsia"/>
        </w:rPr>
        <w:t>A</w:t>
      </w:r>
      <w:r>
        <w:rPr>
          <w:rFonts w:hint="eastAsia"/>
        </w:rPr>
        <w:t>：</w:t>
      </w:r>
      <w:proofErr w:type="gramStart"/>
      <w:r w:rsidR="000C3497">
        <w:rPr>
          <w:rFonts w:hint="eastAsia"/>
        </w:rPr>
        <w:t>湿面积</w:t>
      </w:r>
      <w:proofErr w:type="gramEnd"/>
      <w:r w:rsidR="000C3497">
        <w:rPr>
          <w:rFonts w:hint="eastAsia"/>
        </w:rPr>
        <w:t>A[wetted</w:t>
      </w:r>
      <w:r w:rsidR="00E13A95">
        <w:rPr>
          <w:rFonts w:hint="eastAsia"/>
        </w:rPr>
        <w:t>]</w:t>
      </w:r>
      <w:r w:rsidR="001231A4">
        <w:rPr>
          <w:rFonts w:hint="eastAsia"/>
        </w:rPr>
        <w:t>的计算</w:t>
      </w:r>
      <w:r w:rsidR="000C3497">
        <w:rPr>
          <w:rFonts w:hint="eastAsia"/>
        </w:rPr>
        <w:t>方法与附件</w:t>
      </w:r>
      <w:r w:rsidR="000C3497">
        <w:rPr>
          <w:rFonts w:hint="eastAsia"/>
        </w:rPr>
        <w:t>3</w:t>
      </w:r>
      <w:r w:rsidR="000C3497">
        <w:rPr>
          <w:rFonts w:hint="eastAsia"/>
        </w:rPr>
        <w:t>中</w:t>
      </w:r>
      <w:r w:rsidR="000C3497">
        <w:rPr>
          <w:rFonts w:hint="eastAsia"/>
        </w:rPr>
        <w:t>Drum</w:t>
      </w:r>
      <w:r w:rsidR="00E13A95">
        <w:rPr>
          <w:rFonts w:hint="eastAsia"/>
        </w:rPr>
        <w:t>的方法相同。</w:t>
      </w:r>
    </w:p>
    <w:p w:rsidR="00E13A95" w:rsidRDefault="00E57EF9" w:rsidP="00A96B0E">
      <w:pPr>
        <w:pStyle w:val="a6"/>
        <w:numPr>
          <w:ilvl w:val="0"/>
          <w:numId w:val="55"/>
        </w:numPr>
        <w:spacing w:after="156"/>
        <w:ind w:firstLineChars="0"/>
        <w:jc w:val="left"/>
      </w:pPr>
      <w:r>
        <w:rPr>
          <w:rFonts w:hint="eastAsia"/>
        </w:rPr>
        <w:t>计算公式中的</w:t>
      </w:r>
      <w:r>
        <w:rPr>
          <w:rFonts w:hint="eastAsia"/>
        </w:rPr>
        <w:t>L=</w:t>
      </w:r>
      <w:r w:rsidR="00E13A95">
        <w:rPr>
          <w:rFonts w:hint="eastAsia"/>
        </w:rPr>
        <w:t>蒸发</w:t>
      </w:r>
      <w:proofErr w:type="gramStart"/>
      <w:r w:rsidR="00E13A95">
        <w:rPr>
          <w:rFonts w:hint="eastAsia"/>
        </w:rPr>
        <w:t>焓</w:t>
      </w:r>
      <w:proofErr w:type="gramEnd"/>
      <w:r w:rsidR="00E13A95">
        <w:rPr>
          <w:rFonts w:hint="eastAsia"/>
        </w:rPr>
        <w:t>L[vap</w:t>
      </w:r>
      <w:r w:rsidR="004B4A96">
        <w:rPr>
          <w:rFonts w:hint="eastAsia"/>
        </w:rPr>
        <w:t>_</w:t>
      </w:r>
      <w:r w:rsidR="00443DB0">
        <w:rPr>
          <w:rFonts w:hint="eastAsia"/>
        </w:rPr>
        <w:t>fire_tank</w:t>
      </w:r>
      <w:r w:rsidR="00E13A95">
        <w:rPr>
          <w:rFonts w:hint="eastAsia"/>
        </w:rPr>
        <w:t>]</w:t>
      </w:r>
      <w:r w:rsidR="00E13A95">
        <w:rPr>
          <w:rFonts w:hint="eastAsia"/>
        </w:rPr>
        <w:t>：</w:t>
      </w:r>
    </w:p>
    <w:p w:rsidR="00E13A95" w:rsidRDefault="00FA4F0E" w:rsidP="00A96B0E">
      <w:pPr>
        <w:pStyle w:val="a6"/>
        <w:numPr>
          <w:ilvl w:val="1"/>
          <w:numId w:val="55"/>
        </w:numPr>
        <w:spacing w:after="156"/>
        <w:ind w:firstLineChars="0"/>
        <w:jc w:val="left"/>
      </w:pPr>
      <w:r>
        <w:rPr>
          <w:rFonts w:hint="eastAsia"/>
        </w:rPr>
        <w:t>将</w:t>
      </w:r>
      <w:r w:rsidR="00E13A95">
        <w:rPr>
          <w:rFonts w:hint="eastAsia"/>
        </w:rPr>
        <w:t>物料</w:t>
      </w:r>
      <w:r>
        <w:rPr>
          <w:rFonts w:hint="eastAsia"/>
        </w:rPr>
        <w:t>Stream[tank]</w:t>
      </w:r>
      <w:r>
        <w:rPr>
          <w:rFonts w:hint="eastAsia"/>
        </w:rPr>
        <w:t>送入</w:t>
      </w:r>
      <w:r>
        <w:rPr>
          <w:rFonts w:hint="eastAsia"/>
        </w:rPr>
        <w:t>Flash</w:t>
      </w:r>
      <w:r>
        <w:rPr>
          <w:rFonts w:hint="eastAsia"/>
        </w:rPr>
        <w:t>（</w:t>
      </w:r>
      <w:r>
        <w:rPr>
          <w:rFonts w:hint="eastAsia"/>
        </w:rPr>
        <w:t>P[flash]=P[relief_fire], bubble</w:t>
      </w:r>
      <w:r w:rsidR="00443DB0">
        <w:rPr>
          <w:rFonts w:hint="eastAsia"/>
        </w:rPr>
        <w:t xml:space="preserve">, </w:t>
      </w:r>
      <w:r w:rsidR="00FB6D7F">
        <w:rPr>
          <w:rFonts w:hint="eastAsia"/>
        </w:rPr>
        <w:t>F[</w:t>
      </w:r>
      <w:r w:rsidR="00443DB0">
        <w:rPr>
          <w:rFonts w:hint="eastAsia"/>
        </w:rPr>
        <w:t>Pseudo-stream</w:t>
      </w:r>
      <w:r w:rsidR="00FB6D7F">
        <w:rPr>
          <w:rFonts w:hint="eastAsia"/>
        </w:rPr>
        <w:t>]</w:t>
      </w:r>
      <w:r w:rsidR="00443DB0">
        <w:rPr>
          <w:rFonts w:hint="eastAsia"/>
        </w:rPr>
        <w:t>=1kg-mol/hr</w:t>
      </w:r>
      <w:r>
        <w:rPr>
          <w:rFonts w:hint="eastAsia"/>
        </w:rPr>
        <w:t>）</w:t>
      </w:r>
      <w:r w:rsidR="00443DB0">
        <w:rPr>
          <w:rFonts w:hint="eastAsia"/>
        </w:rPr>
        <w:t>，</w:t>
      </w:r>
      <w:r w:rsidR="00DF7D07">
        <w:rPr>
          <w:rFonts w:hint="eastAsia"/>
        </w:rPr>
        <w:t>其中</w:t>
      </w:r>
      <w:r w:rsidR="00DF7D07">
        <w:rPr>
          <w:rFonts w:hint="eastAsia"/>
        </w:rPr>
        <w:t>P[relief_fire]=(P[PSV_set] * 1.21)</w:t>
      </w:r>
      <w:r w:rsidR="00DF7D07">
        <w:rPr>
          <w:rFonts w:hint="eastAsia"/>
        </w:rPr>
        <w:t>，</w:t>
      </w:r>
      <w:r w:rsidR="00443DB0">
        <w:rPr>
          <w:rFonts w:hint="eastAsia"/>
        </w:rPr>
        <w:t>则</w:t>
      </w:r>
    </w:p>
    <w:p w:rsidR="00443DB0" w:rsidRDefault="00443DB0" w:rsidP="00A96B0E">
      <w:pPr>
        <w:pStyle w:val="a6"/>
        <w:numPr>
          <w:ilvl w:val="2"/>
          <w:numId w:val="55"/>
        </w:numPr>
        <w:spacing w:after="156"/>
        <w:ind w:firstLineChars="0"/>
        <w:jc w:val="left"/>
      </w:pPr>
      <w:r>
        <w:rPr>
          <w:rFonts w:hint="eastAsia"/>
        </w:rPr>
        <w:t>L[vap_fire_tank]=h[tank_fire_flash_vapor]-h[tank_fire_flash_liquid], kcal/kg</w:t>
      </w:r>
    </w:p>
    <w:p w:rsidR="001E0F2B" w:rsidRDefault="001E0F2B" w:rsidP="00A96B0E">
      <w:pPr>
        <w:pStyle w:val="a6"/>
        <w:numPr>
          <w:ilvl w:val="2"/>
          <w:numId w:val="55"/>
        </w:numPr>
        <w:spacing w:after="156"/>
        <w:ind w:firstLineChars="0"/>
        <w:jc w:val="left"/>
      </w:pPr>
      <w:r>
        <w:rPr>
          <w:rFonts w:hint="eastAsia"/>
        </w:rPr>
        <w:t>计算公式中的</w:t>
      </w:r>
      <w:r>
        <w:rPr>
          <w:rFonts w:hint="eastAsia"/>
        </w:rPr>
        <w:t>T=T[tank_fire_flash]</w:t>
      </w:r>
      <w:r>
        <w:rPr>
          <w:rFonts w:hint="eastAsia"/>
        </w:rPr>
        <w:t>，℃</w:t>
      </w:r>
    </w:p>
    <w:p w:rsidR="00FA4F0E" w:rsidRDefault="00EF39D4" w:rsidP="00A96B0E">
      <w:pPr>
        <w:pStyle w:val="a6"/>
        <w:numPr>
          <w:ilvl w:val="2"/>
          <w:numId w:val="55"/>
        </w:numPr>
        <w:spacing w:after="156"/>
        <w:ind w:firstLineChars="0"/>
        <w:jc w:val="left"/>
      </w:pPr>
      <w:r>
        <w:rPr>
          <w:rFonts w:hint="eastAsia"/>
        </w:rPr>
        <w:t>计算公式中的</w:t>
      </w:r>
      <w:r>
        <w:rPr>
          <w:rFonts w:hint="eastAsia"/>
        </w:rPr>
        <w:t>M=MW[tank_fire_flash_vapor]</w:t>
      </w:r>
    </w:p>
    <w:p w:rsidR="00FA4F0E" w:rsidRDefault="00DE74AD" w:rsidP="00A96B0E">
      <w:pPr>
        <w:pStyle w:val="a6"/>
        <w:numPr>
          <w:ilvl w:val="0"/>
          <w:numId w:val="55"/>
        </w:numPr>
        <w:spacing w:after="156"/>
        <w:ind w:firstLineChars="0"/>
        <w:jc w:val="left"/>
      </w:pPr>
      <w:r>
        <w:rPr>
          <w:rFonts w:hint="eastAsia"/>
        </w:rPr>
        <w:lastRenderedPageBreak/>
        <w:t>计算公式</w:t>
      </w:r>
      <w:r w:rsidR="003D0A44">
        <w:rPr>
          <w:rFonts w:hint="eastAsia"/>
        </w:rPr>
        <w:t>中</w:t>
      </w:r>
      <w:r w:rsidR="003D0A44">
        <w:rPr>
          <w:rFonts w:hint="eastAsia"/>
        </w:rPr>
        <w:t>F</w:t>
      </w:r>
      <w:r w:rsidR="003D0A44">
        <w:rPr>
          <w:rFonts w:hint="eastAsia"/>
        </w:rPr>
        <w:t>由用户指定，缺省值</w:t>
      </w:r>
      <w:r w:rsidR="003D0A44">
        <w:rPr>
          <w:rFonts w:hint="eastAsia"/>
        </w:rPr>
        <w:t>=1</w:t>
      </w:r>
    </w:p>
    <w:p w:rsidR="003D0A44" w:rsidRDefault="00987362" w:rsidP="00A96B0E">
      <w:pPr>
        <w:pStyle w:val="a6"/>
        <w:numPr>
          <w:ilvl w:val="0"/>
          <w:numId w:val="55"/>
        </w:numPr>
        <w:spacing w:after="156"/>
        <w:ind w:firstLineChars="0"/>
        <w:jc w:val="left"/>
      </w:pPr>
      <w:r>
        <w:rPr>
          <w:rFonts w:hint="eastAsia"/>
        </w:rPr>
        <w:t>W[relief]=V[relief_tank_fire] * Rmass[tank_fire_flash_vapor]</w:t>
      </w:r>
      <w:r>
        <w:rPr>
          <w:rFonts w:hint="eastAsia"/>
        </w:rPr>
        <w:t>，</w:t>
      </w:r>
      <w:r>
        <w:rPr>
          <w:rFonts w:hint="eastAsia"/>
        </w:rPr>
        <w:t xml:space="preserve"> kg/hr</w:t>
      </w:r>
    </w:p>
    <w:p w:rsidR="00987362" w:rsidRDefault="00987362" w:rsidP="00A96B0E">
      <w:pPr>
        <w:pStyle w:val="a6"/>
        <w:numPr>
          <w:ilvl w:val="1"/>
          <w:numId w:val="55"/>
        </w:numPr>
        <w:spacing w:after="156"/>
        <w:ind w:firstLineChars="0"/>
        <w:jc w:val="left"/>
      </w:pPr>
      <w:r>
        <w:rPr>
          <w:rFonts w:hint="eastAsia"/>
        </w:rPr>
        <w:t>Rmass[tank_fire_flash_vapor]</w:t>
      </w:r>
      <w:r>
        <w:rPr>
          <w:rFonts w:hint="eastAsia"/>
        </w:rPr>
        <w:t>上述泡点闪蒸气相的密度，</w:t>
      </w:r>
      <w:r>
        <w:rPr>
          <w:rFonts w:hint="eastAsia"/>
        </w:rPr>
        <w:t>kg/m3</w:t>
      </w:r>
    </w:p>
    <w:p w:rsidR="001031D0" w:rsidRDefault="001031D0" w:rsidP="001031D0">
      <w:pPr>
        <w:pStyle w:val="3"/>
        <w:spacing w:before="156" w:after="156"/>
      </w:pPr>
      <w:bookmarkStart w:id="73" w:name="_Toc382316045"/>
      <w:r>
        <w:rPr>
          <w:rFonts w:hint="eastAsia"/>
        </w:rPr>
        <w:t>界面设计</w:t>
      </w:r>
      <w:bookmarkEnd w:id="73"/>
    </w:p>
    <w:p w:rsidR="009065E6" w:rsidRDefault="009065E6" w:rsidP="009065E6">
      <w:r>
        <w:rPr>
          <w:rFonts w:hint="eastAsia"/>
        </w:rPr>
        <w:t>Tank</w:t>
      </w:r>
      <w:r>
        <w:rPr>
          <w:rFonts w:hint="eastAsia"/>
        </w:rPr>
        <w:t>的</w:t>
      </w:r>
      <w:r>
        <w:rPr>
          <w:rFonts w:hint="eastAsia"/>
        </w:rPr>
        <w:t>Config</w:t>
      </w:r>
      <w:r>
        <w:rPr>
          <w:rFonts w:hint="eastAsia"/>
        </w:rPr>
        <w:t>页面与</w:t>
      </w:r>
      <w:r>
        <w:rPr>
          <w:rFonts w:hint="eastAsia"/>
        </w:rPr>
        <w:t>Drum</w:t>
      </w:r>
      <w:r>
        <w:rPr>
          <w:rFonts w:hint="eastAsia"/>
        </w:rPr>
        <w:t>类似，如下：</w:t>
      </w:r>
    </w:p>
    <w:p w:rsidR="00487754" w:rsidRPr="00487754" w:rsidRDefault="00487754" w:rsidP="009065E6">
      <w:r w:rsidRPr="00487754">
        <w:rPr>
          <w:rFonts w:hint="eastAsia"/>
          <w:b/>
          <w:i/>
        </w:rPr>
        <w:t>Import from database</w:t>
      </w:r>
      <w:r>
        <w:rPr>
          <w:rFonts w:hint="eastAsia"/>
          <w:b/>
          <w:i/>
        </w:rPr>
        <w:t xml:space="preserve"> </w:t>
      </w:r>
      <w:r>
        <w:rPr>
          <w:rFonts w:hint="eastAsia"/>
        </w:rPr>
        <w:t>用于选择</w:t>
      </w:r>
      <w:r>
        <w:rPr>
          <w:rFonts w:hint="eastAsia"/>
        </w:rPr>
        <w:t>6.2.1</w:t>
      </w:r>
      <w:r>
        <w:rPr>
          <w:rFonts w:hint="eastAsia"/>
        </w:rPr>
        <w:t>中建立</w:t>
      </w:r>
      <w:r>
        <w:rPr>
          <w:rFonts w:hint="eastAsia"/>
        </w:rPr>
        <w:t>PROII</w:t>
      </w:r>
      <w:r>
        <w:rPr>
          <w:rFonts w:hint="eastAsia"/>
        </w:rPr>
        <w:t>模型的</w:t>
      </w:r>
      <w:r>
        <w:rPr>
          <w:rFonts w:hint="eastAsia"/>
        </w:rPr>
        <w:t>Stream[tank]</w:t>
      </w:r>
      <w:r w:rsidR="00D25C71">
        <w:rPr>
          <w:rFonts w:hint="eastAsia"/>
        </w:rPr>
        <w:t>.</w:t>
      </w:r>
    </w:p>
    <w:p w:rsidR="009065E6" w:rsidRDefault="00713076" w:rsidP="009065E6">
      <w:r>
        <w:rPr>
          <w:rFonts w:hint="eastAsia"/>
          <w:noProof/>
        </w:rPr>
        <w:drawing>
          <wp:inline distT="0" distB="0" distL="0" distR="0">
            <wp:extent cx="5274310" cy="3089924"/>
            <wp:effectExtent l="19050" t="0" r="2540" b="0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9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E6" w:rsidRDefault="009065E6" w:rsidP="009065E6">
      <w:r>
        <w:rPr>
          <w:rFonts w:hint="eastAsia"/>
        </w:rPr>
        <w:t>在</w:t>
      </w:r>
      <w:r>
        <w:rPr>
          <w:rFonts w:hint="eastAsia"/>
        </w:rPr>
        <w:t>Fire</w:t>
      </w:r>
      <w:r>
        <w:rPr>
          <w:rFonts w:hint="eastAsia"/>
        </w:rPr>
        <w:t>的</w:t>
      </w:r>
      <w:r>
        <w:rPr>
          <w:rFonts w:hint="eastAsia"/>
        </w:rPr>
        <w:t>Case Study</w:t>
      </w:r>
      <w:r>
        <w:rPr>
          <w:rFonts w:hint="eastAsia"/>
        </w:rPr>
        <w:t>页面，如下：</w:t>
      </w:r>
    </w:p>
    <w:p w:rsidR="00EC703C" w:rsidRPr="00EC703C" w:rsidRDefault="00EC703C" w:rsidP="009065E6">
      <w:r w:rsidRPr="00EC703C">
        <w:rPr>
          <w:rFonts w:hint="eastAsia"/>
          <w:b/>
          <w:i/>
        </w:rPr>
        <w:t>Run Calculation</w:t>
      </w:r>
      <w:r>
        <w:rPr>
          <w:rFonts w:hint="eastAsia"/>
        </w:rPr>
        <w:t xml:space="preserve"> </w:t>
      </w:r>
      <w:r>
        <w:rPr>
          <w:rFonts w:hint="eastAsia"/>
        </w:rPr>
        <w:t>时，先计算</w:t>
      </w:r>
      <w:r>
        <w:rPr>
          <w:rFonts w:hint="eastAsia"/>
        </w:rPr>
        <w:t>A[wetted], L[vap_fire]</w:t>
      </w:r>
      <w:r>
        <w:rPr>
          <w:rFonts w:hint="eastAsia"/>
        </w:rPr>
        <w:t>，再计算泄放量。</w:t>
      </w:r>
    </w:p>
    <w:p w:rsidR="001031D0" w:rsidRPr="00012EDC" w:rsidRDefault="00D24B4B" w:rsidP="001031D0">
      <w:pPr>
        <w:spacing w:after="156"/>
        <w:jc w:val="left"/>
      </w:pPr>
      <w:r>
        <w:rPr>
          <w:noProof/>
        </w:rPr>
        <w:lastRenderedPageBreak/>
        <w:drawing>
          <wp:inline distT="0" distB="0" distL="0" distR="0">
            <wp:extent cx="3813175" cy="3942080"/>
            <wp:effectExtent l="19050" t="0" r="0" b="0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394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90B" w:rsidRDefault="009E690B" w:rsidP="00E427ED">
      <w:pPr>
        <w:widowControl/>
        <w:spacing w:after="156"/>
        <w:jc w:val="center"/>
      </w:pPr>
      <w:r>
        <w:br w:type="page"/>
      </w:r>
    </w:p>
    <w:p w:rsidR="001B6D61" w:rsidRDefault="009E690B" w:rsidP="006B0035">
      <w:pPr>
        <w:pStyle w:val="1"/>
        <w:spacing w:after="156"/>
        <w:ind w:left="0"/>
      </w:pPr>
      <w:bookmarkStart w:id="74" w:name="_Toc382316046"/>
      <w:r>
        <w:rPr>
          <w:rFonts w:hint="eastAsia"/>
        </w:rPr>
        <w:lastRenderedPageBreak/>
        <w:t>附件</w:t>
      </w:r>
      <w:r>
        <w:rPr>
          <w:rFonts w:hint="eastAsia"/>
        </w:rPr>
        <w:t xml:space="preserve"> 1</w:t>
      </w:r>
      <w:r>
        <w:rPr>
          <w:rFonts w:hint="eastAsia"/>
        </w:rPr>
        <w:t>：</w:t>
      </w:r>
      <w:r>
        <w:rPr>
          <w:rFonts w:hint="eastAsia"/>
        </w:rPr>
        <w:t xml:space="preserve"> Unbalanced Heat Load Method</w:t>
      </w:r>
      <w:bookmarkEnd w:id="74"/>
      <w:r>
        <w:rPr>
          <w:rFonts w:hint="eastAsia"/>
        </w:rPr>
        <w:t xml:space="preserve"> </w:t>
      </w:r>
    </w:p>
    <w:p w:rsidR="00766CFA" w:rsidRDefault="00766CFA" w:rsidP="00DC7A7A">
      <w:pPr>
        <w:pStyle w:val="20"/>
        <w:spacing w:before="156" w:after="156"/>
      </w:pPr>
      <w:bookmarkStart w:id="75" w:name="_Toc382316047"/>
      <w:r>
        <w:rPr>
          <w:rFonts w:hint="eastAsia"/>
        </w:rPr>
        <w:t>计算过程</w:t>
      </w:r>
      <w:bookmarkEnd w:id="75"/>
    </w:p>
    <w:p w:rsidR="00C04A2A" w:rsidRPr="005917CC" w:rsidRDefault="00C04A2A" w:rsidP="00EA7941">
      <w:pPr>
        <w:pStyle w:val="a6"/>
        <w:numPr>
          <w:ilvl w:val="0"/>
          <w:numId w:val="12"/>
        </w:numPr>
        <w:spacing w:afterLines="50" w:after="156"/>
        <w:ind w:firstLineChars="0"/>
        <w:contextualSpacing/>
      </w:pPr>
      <w:r w:rsidRPr="005917CC">
        <w:t>获得设计工况下的物料和能量平衡数据，包括：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进料的质量流量、进料的温度、进料的比</w:t>
      </w:r>
      <w:proofErr w:type="gramStart"/>
      <w:r w:rsidRPr="005917CC">
        <w:t>焓</w:t>
      </w:r>
      <w:proofErr w:type="gramEnd"/>
      <w:r w:rsidRPr="005917CC">
        <w:t>和总焓值，包括</w:t>
      </w:r>
      <w:proofErr w:type="gramStart"/>
      <w:r w:rsidRPr="005917CC">
        <w:t>侧提塔</w:t>
      </w:r>
      <w:proofErr w:type="gramEnd"/>
      <w:r w:rsidRPr="005917CC">
        <w:t>的蒸汽进料；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所有产品的质量流量、温度、比</w:t>
      </w:r>
      <w:proofErr w:type="gramStart"/>
      <w:r w:rsidRPr="005917CC">
        <w:t>焓</w:t>
      </w:r>
      <w:proofErr w:type="gramEnd"/>
      <w:r w:rsidRPr="005917CC">
        <w:t>和总焓值，包括</w:t>
      </w:r>
      <w:proofErr w:type="gramStart"/>
      <w:r w:rsidRPr="005917CC">
        <w:t>侧提塔塔釜</w:t>
      </w:r>
      <w:proofErr w:type="gramEnd"/>
      <w:r w:rsidRPr="005917CC">
        <w:t>出料；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所有的热源和冷源的热负荷，包括塔顶、塔</w:t>
      </w:r>
      <w:proofErr w:type="gramStart"/>
      <w:r w:rsidRPr="005917CC">
        <w:t>釜</w:t>
      </w:r>
      <w:proofErr w:type="gramEnd"/>
      <w:r w:rsidRPr="005917CC">
        <w:t>、中断回流和</w:t>
      </w:r>
      <w:proofErr w:type="gramStart"/>
      <w:r w:rsidRPr="005917CC">
        <w:t>侧提</w:t>
      </w:r>
      <w:proofErr w:type="gramEnd"/>
      <w:r w:rsidRPr="005917CC">
        <w:t>塔的热源；</w:t>
      </w:r>
    </w:p>
    <w:p w:rsidR="00C04A2A" w:rsidRPr="005917CC" w:rsidRDefault="00C04A2A" w:rsidP="00EA7941">
      <w:pPr>
        <w:pStyle w:val="a6"/>
        <w:numPr>
          <w:ilvl w:val="0"/>
          <w:numId w:val="12"/>
        </w:numPr>
        <w:spacing w:afterLines="50" w:after="156"/>
        <w:ind w:firstLineChars="0"/>
        <w:contextualSpacing/>
      </w:pPr>
      <w:r w:rsidRPr="005917CC">
        <w:t>根据上述数据计算物料平衡和热平衡，误差小于</w:t>
      </w:r>
      <w:r w:rsidRPr="005917CC">
        <w:t>0.5%</w:t>
      </w:r>
      <w:r w:rsidRPr="005917CC">
        <w:t>；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进料总质量流量</w:t>
      </w:r>
      <w:r w:rsidRPr="005917CC">
        <w:t>=</w:t>
      </w:r>
      <w:r w:rsidRPr="005917CC">
        <w:t>产品总质量流量；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进料总焓值</w:t>
      </w:r>
      <w:r w:rsidRPr="005917CC">
        <w:t>+</w:t>
      </w:r>
      <w:r>
        <w:t>总</w:t>
      </w:r>
      <w:r w:rsidRPr="005917CC">
        <w:t>源负荷</w:t>
      </w:r>
      <w:r w:rsidRPr="005917CC">
        <w:t>=</w:t>
      </w:r>
      <w:r w:rsidRPr="005917CC">
        <w:t>产品总焓值</w:t>
      </w:r>
      <w:r w:rsidRPr="005917CC">
        <w:t>+</w:t>
      </w:r>
      <w:r w:rsidRPr="005917CC">
        <w:t>总冷源负荷；</w:t>
      </w:r>
    </w:p>
    <w:p w:rsidR="00C04A2A" w:rsidRPr="005917CC" w:rsidRDefault="00C04A2A" w:rsidP="00EA7941">
      <w:pPr>
        <w:pStyle w:val="a6"/>
        <w:numPr>
          <w:ilvl w:val="0"/>
          <w:numId w:val="12"/>
        </w:numPr>
        <w:spacing w:afterLines="50" w:after="156"/>
        <w:ind w:firstLineChars="0"/>
        <w:contextualSpacing/>
      </w:pPr>
      <w:r w:rsidRPr="005917CC">
        <w:t>确定塔的安全阀定压</w:t>
      </w:r>
      <w:r w:rsidRPr="005917CC">
        <w:t>P</w:t>
      </w:r>
      <w:r w:rsidRPr="005917CC">
        <w:rPr>
          <w:vertAlign w:val="subscript"/>
        </w:rPr>
        <w:t>set</w:t>
      </w:r>
      <w:r w:rsidRPr="005917CC">
        <w:t>和个数，计算泄放压力</w:t>
      </w:r>
      <w:r w:rsidRPr="005917CC">
        <w:t>P</w:t>
      </w:r>
      <w:r w:rsidRPr="005917CC">
        <w:rPr>
          <w:vertAlign w:val="subscript"/>
        </w:rPr>
        <w:t>relief</w:t>
      </w:r>
      <w:r w:rsidRPr="005917CC">
        <w:t>；</w:t>
      </w:r>
    </w:p>
    <w:p w:rsidR="00C04A2A" w:rsidRPr="005917CC" w:rsidRDefault="00C04A2A" w:rsidP="00EA7941">
      <w:pPr>
        <w:pStyle w:val="a6"/>
        <w:numPr>
          <w:ilvl w:val="0"/>
          <w:numId w:val="12"/>
        </w:numPr>
        <w:spacing w:afterLines="50" w:after="156"/>
        <w:ind w:firstLineChars="0"/>
        <w:contextualSpacing/>
      </w:pPr>
      <w:r w:rsidRPr="005917CC">
        <w:t>确定产品的泄放条件，调用模拟软件计算：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将塔顶液相产品在</w:t>
      </w:r>
      <w:r w:rsidRPr="005917CC">
        <w:t>P</w:t>
      </w:r>
      <w:r w:rsidRPr="005917CC">
        <w:rPr>
          <w:vertAlign w:val="subscript"/>
        </w:rPr>
        <w:t>relief</w:t>
      </w:r>
      <w:r w:rsidRPr="005917CC">
        <w:t>闪蒸到</w:t>
      </w:r>
      <w:r w:rsidRPr="005917CC">
        <w:t>Dew Point</w:t>
      </w:r>
      <w:r w:rsidRPr="005917CC">
        <w:t>（拟定液相虚拟流量</w:t>
      </w:r>
      <w:r w:rsidRPr="005917CC">
        <w:t>1 kmol/hr</w:t>
      </w:r>
      <w:r w:rsidRPr="005917CC">
        <w:t>），得到</w:t>
      </w:r>
    </w:p>
    <w:p w:rsidR="00C04A2A" w:rsidRPr="005917CC" w:rsidRDefault="00C04A2A" w:rsidP="00EA7941">
      <w:pPr>
        <w:pStyle w:val="a6"/>
        <w:numPr>
          <w:ilvl w:val="2"/>
          <w:numId w:val="12"/>
        </w:numPr>
        <w:spacing w:afterLines="50" w:after="156"/>
        <w:ind w:firstLineChars="0"/>
        <w:contextualSpacing/>
      </w:pPr>
      <w:r w:rsidRPr="005917CC">
        <w:t>闪蒸温度</w:t>
      </w:r>
      <w:r w:rsidRPr="005917CC">
        <w:t>T[relief], C</w:t>
      </w:r>
    </w:p>
    <w:p w:rsidR="00C04A2A" w:rsidRPr="005917CC" w:rsidRDefault="00C04A2A" w:rsidP="00EA7941">
      <w:pPr>
        <w:pStyle w:val="a6"/>
        <w:numPr>
          <w:ilvl w:val="2"/>
          <w:numId w:val="12"/>
        </w:numPr>
        <w:spacing w:afterLines="50" w:after="156"/>
        <w:ind w:firstLineChars="0"/>
        <w:contextualSpacing/>
      </w:pPr>
      <w:r w:rsidRPr="005917CC">
        <w:t>气相的分子量</w:t>
      </w:r>
      <w:r w:rsidRPr="005917CC">
        <w:t>MW[accumulation]</w:t>
      </w:r>
    </w:p>
    <w:p w:rsidR="00C04A2A" w:rsidRDefault="00C04A2A" w:rsidP="00EA7941">
      <w:pPr>
        <w:pStyle w:val="a6"/>
        <w:numPr>
          <w:ilvl w:val="2"/>
          <w:numId w:val="12"/>
        </w:numPr>
        <w:spacing w:afterLines="50" w:after="156"/>
        <w:ind w:firstLineChars="0"/>
        <w:contextualSpacing/>
      </w:pPr>
      <w:r w:rsidRPr="005917CC">
        <w:t>气相比</w:t>
      </w:r>
      <w:proofErr w:type="gramStart"/>
      <w:r w:rsidRPr="005917CC">
        <w:t>焓</w:t>
      </w:r>
      <w:proofErr w:type="gramEnd"/>
      <w:r w:rsidRPr="005917CC">
        <w:t>的</w:t>
      </w:r>
      <w:r w:rsidRPr="005917CC">
        <w:t>h[relief-OH-vap]</w:t>
      </w:r>
      <w:r w:rsidRPr="005917CC">
        <w:t>和</w:t>
      </w:r>
      <w:proofErr w:type="gramStart"/>
      <w:r w:rsidRPr="005917CC">
        <w:t>液相比焓</w:t>
      </w:r>
      <w:proofErr w:type="gramEnd"/>
      <w:r w:rsidRPr="005917CC">
        <w:t>h[relief-OH-liq], kcal/kg</w:t>
      </w:r>
    </w:p>
    <w:p w:rsidR="00C04A2A" w:rsidRPr="00193793" w:rsidRDefault="00C04A2A" w:rsidP="00EA7941">
      <w:pPr>
        <w:spacing w:afterLines="50" w:after="156"/>
        <w:ind w:left="420"/>
        <w:contextualSpacing/>
      </w:pPr>
      <w:r>
        <w:rPr>
          <w:rFonts w:hint="eastAsia"/>
        </w:rPr>
        <w:t>注：（</w:t>
      </w:r>
      <w:r>
        <w:rPr>
          <w:rFonts w:hint="eastAsia"/>
        </w:rPr>
        <w:t>1</w:t>
      </w:r>
      <w:r>
        <w:rPr>
          <w:rFonts w:hint="eastAsia"/>
        </w:rPr>
        <w:t>）塔顶有液相采出，取塔顶液相；（</w:t>
      </w:r>
      <w:r>
        <w:rPr>
          <w:rFonts w:hint="eastAsia"/>
        </w:rPr>
        <w:t>2</w:t>
      </w:r>
      <w:r>
        <w:rPr>
          <w:rFonts w:hint="eastAsia"/>
        </w:rPr>
        <w:t>）塔顶无液相采出但有回流，则取回流；（</w:t>
      </w:r>
      <w:r>
        <w:rPr>
          <w:rFonts w:hint="eastAsia"/>
        </w:rPr>
        <w:t>3</w:t>
      </w:r>
      <w:r>
        <w:rPr>
          <w:rFonts w:hint="eastAsia"/>
        </w:rPr>
        <w:t>）蒸出塔，</w:t>
      </w:r>
      <w:proofErr w:type="gramStart"/>
      <w:r>
        <w:rPr>
          <w:rFonts w:hint="eastAsia"/>
        </w:rPr>
        <w:t>取第一块</w:t>
      </w:r>
      <w:proofErr w:type="gramEnd"/>
      <w:r>
        <w:rPr>
          <w:rFonts w:hint="eastAsia"/>
        </w:rPr>
        <w:t>塔板液相；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将塔顶气相产品在</w:t>
      </w:r>
      <w:r w:rsidRPr="005917CC">
        <w:t>T[relief]</w:t>
      </w:r>
      <w:r w:rsidRPr="005917CC">
        <w:t>下闪蒸到露点，得到气相产品（</w:t>
      </w:r>
      <w:r w:rsidRPr="005917CC">
        <w:t>GAS</w:t>
      </w:r>
      <w:r w:rsidRPr="005917CC">
        <w:t>）</w:t>
      </w:r>
      <w:proofErr w:type="gramStart"/>
      <w:r w:rsidRPr="005917CC">
        <w:t>焓</w:t>
      </w:r>
      <w:proofErr w:type="gramEnd"/>
      <w:r w:rsidRPr="005917CC">
        <w:t>值</w:t>
      </w:r>
      <w:r w:rsidRPr="005917CC">
        <w:t>H[relief-GAS]</w:t>
      </w:r>
      <w:r w:rsidRPr="005917CC">
        <w:t>；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如果有蒸汽，计算与塔顶酸水等量的蒸汽</w:t>
      </w:r>
      <w:r w:rsidRPr="005917CC">
        <w:t>W[STEAM]</w:t>
      </w:r>
      <w:r w:rsidRPr="005917CC">
        <w:t>在</w:t>
      </w:r>
      <w:r w:rsidRPr="005917CC">
        <w:t>T[relief]</w:t>
      </w:r>
      <w:r w:rsidRPr="005917CC">
        <w:t>下的露点比</w:t>
      </w:r>
      <w:proofErr w:type="gramStart"/>
      <w:r w:rsidRPr="005917CC">
        <w:t>焓</w:t>
      </w:r>
      <w:proofErr w:type="gramEnd"/>
      <w:r w:rsidRPr="005917CC">
        <w:t xml:space="preserve"> h[relief-STEAM]</w:t>
      </w:r>
      <w:r w:rsidRPr="005917CC">
        <w:t>；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  <w:rPr>
          <w:u w:val="single"/>
        </w:rPr>
      </w:pPr>
      <w:r w:rsidRPr="005917CC">
        <w:t>其它侧线和塔</w:t>
      </w:r>
      <w:proofErr w:type="gramStart"/>
      <w:r w:rsidRPr="005917CC">
        <w:t>釜</w:t>
      </w:r>
      <w:proofErr w:type="gramEnd"/>
      <w:r w:rsidRPr="005917CC">
        <w:t>产品，闪蒸到</w:t>
      </w:r>
      <w:r w:rsidRPr="005917CC">
        <w:t>P[relief]</w:t>
      </w:r>
      <w:r w:rsidRPr="005917CC">
        <w:t>下的泡点，并提取</w:t>
      </w:r>
      <w:proofErr w:type="gramStart"/>
      <w:r w:rsidRPr="005917CC">
        <w:t>焓</w:t>
      </w:r>
      <w:proofErr w:type="gramEnd"/>
      <w:r w:rsidRPr="005917CC">
        <w:t>值，</w:t>
      </w:r>
      <w:r w:rsidRPr="005917CC">
        <w:t>H[relief-product]</w:t>
      </w:r>
      <w:r w:rsidRPr="005917CC">
        <w:t>；</w:t>
      </w:r>
      <w:r w:rsidRPr="005917CC">
        <w:rPr>
          <w:u w:val="single"/>
        </w:rPr>
        <w:t>注意：在以蒸汽为热源的汽提塔或分馏塔中，尤其是塔</w:t>
      </w:r>
      <w:proofErr w:type="gramStart"/>
      <w:r w:rsidRPr="005917CC">
        <w:rPr>
          <w:u w:val="single"/>
        </w:rPr>
        <w:t>釜</w:t>
      </w:r>
      <w:proofErr w:type="gramEnd"/>
      <w:r w:rsidRPr="005917CC">
        <w:rPr>
          <w:u w:val="single"/>
        </w:rPr>
        <w:t>产品量</w:t>
      </w:r>
      <w:proofErr w:type="gramStart"/>
      <w:r w:rsidRPr="005917CC">
        <w:rPr>
          <w:u w:val="single"/>
        </w:rPr>
        <w:t>占比较</w:t>
      </w:r>
      <w:proofErr w:type="gramEnd"/>
      <w:r w:rsidRPr="005917CC">
        <w:rPr>
          <w:u w:val="single"/>
        </w:rPr>
        <w:t>大的情况下，将塔模型在泄放压力下重新运行一次（保持正常的</w:t>
      </w:r>
      <w:r w:rsidRPr="005917CC">
        <w:rPr>
          <w:u w:val="single"/>
        </w:rPr>
        <w:t>Spec</w:t>
      </w:r>
      <w:r w:rsidRPr="005917CC">
        <w:rPr>
          <w:u w:val="single"/>
        </w:rPr>
        <w:t>），得到新的侧线和塔</w:t>
      </w:r>
      <w:proofErr w:type="gramStart"/>
      <w:r w:rsidRPr="005917CC">
        <w:rPr>
          <w:u w:val="single"/>
        </w:rPr>
        <w:t>釜</w:t>
      </w:r>
      <w:proofErr w:type="gramEnd"/>
      <w:r w:rsidRPr="005917CC">
        <w:rPr>
          <w:u w:val="single"/>
        </w:rPr>
        <w:t>产品的</w:t>
      </w:r>
      <w:proofErr w:type="gramStart"/>
      <w:r w:rsidRPr="005917CC">
        <w:rPr>
          <w:u w:val="single"/>
        </w:rPr>
        <w:t>焓</w:t>
      </w:r>
      <w:proofErr w:type="gramEnd"/>
      <w:r w:rsidRPr="005917CC">
        <w:rPr>
          <w:u w:val="single"/>
        </w:rPr>
        <w:t>值，取该</w:t>
      </w:r>
      <w:proofErr w:type="gramStart"/>
      <w:r w:rsidRPr="005917CC">
        <w:rPr>
          <w:u w:val="single"/>
        </w:rPr>
        <w:t>焓</w:t>
      </w:r>
      <w:proofErr w:type="gramEnd"/>
      <w:r w:rsidRPr="005917CC">
        <w:rPr>
          <w:u w:val="single"/>
        </w:rPr>
        <w:t>值作为</w:t>
      </w:r>
      <w:r w:rsidRPr="005917CC">
        <w:rPr>
          <w:u w:val="single"/>
        </w:rPr>
        <w:t>H[relief-product]</w:t>
      </w:r>
      <w:r w:rsidRPr="005917CC">
        <w:rPr>
          <w:u w:val="single"/>
        </w:rPr>
        <w:t>。</w:t>
      </w:r>
    </w:p>
    <w:p w:rsidR="00C04A2A" w:rsidRPr="005917CC" w:rsidRDefault="00C04A2A" w:rsidP="00EA7941">
      <w:pPr>
        <w:pStyle w:val="a6"/>
        <w:numPr>
          <w:ilvl w:val="0"/>
          <w:numId w:val="12"/>
        </w:numPr>
        <w:spacing w:afterLines="50" w:after="156"/>
        <w:ind w:firstLineChars="0"/>
        <w:contextualSpacing/>
      </w:pPr>
      <w:r w:rsidRPr="005917CC">
        <w:t>确定工况及其每个工况的假设条件，主要因素如下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一个或多个进料是否停；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进料</w:t>
      </w:r>
      <w:proofErr w:type="gramStart"/>
      <w:r w:rsidRPr="005917CC">
        <w:t>焓</w:t>
      </w:r>
      <w:proofErr w:type="gramEnd"/>
      <w:r w:rsidRPr="005917CC">
        <w:t>值是否变化（进料换热设备</w:t>
      </w:r>
      <w:proofErr w:type="gramStart"/>
      <w:r w:rsidRPr="005917CC">
        <w:t>停或者</w:t>
      </w:r>
      <w:proofErr w:type="gramEnd"/>
      <w:r w:rsidRPr="005917CC">
        <w:t>换热负荷变化）；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蒸汽进料是否停；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换热设备是否停；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回流</w:t>
      </w:r>
      <w:proofErr w:type="gramStart"/>
      <w:r w:rsidRPr="005917CC">
        <w:t>泵是否</w:t>
      </w:r>
      <w:proofErr w:type="gramEnd"/>
      <w:r w:rsidRPr="005917CC">
        <w:t>停；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中断回流</w:t>
      </w:r>
      <w:proofErr w:type="gramStart"/>
      <w:r w:rsidRPr="005917CC">
        <w:t>泵是否</w:t>
      </w:r>
      <w:proofErr w:type="gramEnd"/>
      <w:r w:rsidRPr="005917CC">
        <w:t>停；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冷凝器是否液泛；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“</w:t>
      </w:r>
      <w:r w:rsidRPr="005917CC">
        <w:t>蒸汽在塔顶是否被冷凝</w:t>
      </w:r>
      <w:r w:rsidRPr="005917CC">
        <w:t>”</w:t>
      </w:r>
      <w:r w:rsidRPr="005917CC">
        <w:t>（以下</w:t>
      </w:r>
      <w:r w:rsidRPr="005917CC">
        <w:t>8-9</w:t>
      </w:r>
      <w:r w:rsidRPr="005917CC">
        <w:t>算法是基于</w:t>
      </w:r>
      <w:r w:rsidRPr="005917CC">
        <w:t>“</w:t>
      </w:r>
      <w:r w:rsidRPr="005917CC">
        <w:t>假设蒸汽不被冷凝</w:t>
      </w:r>
      <w:r w:rsidRPr="005917CC">
        <w:t>”</w:t>
      </w:r>
      <w:r w:rsidRPr="005917CC">
        <w:t>；</w:t>
      </w:r>
      <w:r w:rsidRPr="005917CC">
        <w:t>10-11</w:t>
      </w:r>
      <w:r w:rsidRPr="005917CC">
        <w:t>算法时基于</w:t>
      </w:r>
      <w:r w:rsidRPr="005917CC">
        <w:t>“</w:t>
      </w:r>
      <w:r w:rsidRPr="005917CC">
        <w:t>假设蒸汽被冷凝</w:t>
      </w:r>
      <w:r w:rsidRPr="005917CC">
        <w:t>”</w:t>
      </w:r>
      <w:r w:rsidRPr="005917CC">
        <w:t>）；</w:t>
      </w:r>
    </w:p>
    <w:p w:rsidR="00C04A2A" w:rsidRPr="005917CC" w:rsidRDefault="00C04A2A" w:rsidP="00EA7941">
      <w:pPr>
        <w:spacing w:afterLines="50" w:after="156"/>
        <w:ind w:left="420"/>
        <w:contextualSpacing/>
        <w:rPr>
          <w:color w:val="FF0000"/>
        </w:rPr>
      </w:pPr>
      <w:r w:rsidRPr="005917CC">
        <w:rPr>
          <w:color w:val="FF0000"/>
        </w:rPr>
        <w:t>[</w:t>
      </w:r>
      <w:r w:rsidRPr="005917CC">
        <w:rPr>
          <w:color w:val="FF0000"/>
        </w:rPr>
        <w:t>注</w:t>
      </w:r>
      <w:r w:rsidRPr="005917CC">
        <w:rPr>
          <w:color w:val="FF0000"/>
        </w:rPr>
        <w:t>]</w:t>
      </w:r>
      <w:r w:rsidRPr="005917CC">
        <w:rPr>
          <w:color w:val="FF0000"/>
        </w:rPr>
        <w:t>：判断进料或蒸汽是否停的依据：</w:t>
      </w:r>
    </w:p>
    <w:p w:rsidR="00C04A2A" w:rsidRPr="005917CC" w:rsidRDefault="00C04A2A" w:rsidP="00EA7941">
      <w:pPr>
        <w:pStyle w:val="a6"/>
        <w:numPr>
          <w:ilvl w:val="0"/>
          <w:numId w:val="13"/>
        </w:numPr>
        <w:spacing w:afterLines="50" w:after="156"/>
        <w:ind w:firstLineChars="0"/>
        <w:contextualSpacing/>
        <w:rPr>
          <w:color w:val="FF0000"/>
        </w:rPr>
      </w:pPr>
      <w:r w:rsidRPr="005917CC">
        <w:rPr>
          <w:color w:val="FF0000"/>
        </w:rPr>
        <w:t>进料是通过泵、压缩机等设备输送，</w:t>
      </w:r>
      <w:proofErr w:type="gramStart"/>
      <w:r w:rsidRPr="005917CC">
        <w:rPr>
          <w:color w:val="FF0000"/>
        </w:rPr>
        <w:t>则判断</w:t>
      </w:r>
      <w:proofErr w:type="gramEnd"/>
      <w:r w:rsidRPr="005917CC">
        <w:rPr>
          <w:color w:val="FF0000"/>
        </w:rPr>
        <w:t>设备是否在事故中停；</w:t>
      </w:r>
    </w:p>
    <w:p w:rsidR="00C04A2A" w:rsidRPr="005917CC" w:rsidRDefault="00C04A2A" w:rsidP="00EA7941">
      <w:pPr>
        <w:pStyle w:val="a6"/>
        <w:numPr>
          <w:ilvl w:val="0"/>
          <w:numId w:val="13"/>
        </w:numPr>
        <w:spacing w:afterLines="50" w:after="156"/>
        <w:ind w:firstLineChars="0"/>
        <w:contextualSpacing/>
        <w:rPr>
          <w:color w:val="FF0000"/>
        </w:rPr>
      </w:pPr>
      <w:r w:rsidRPr="005917CC">
        <w:rPr>
          <w:color w:val="FF0000"/>
        </w:rPr>
        <w:t>进料是通过压差输送，</w:t>
      </w:r>
      <w:proofErr w:type="gramStart"/>
      <w:r w:rsidRPr="005917CC">
        <w:rPr>
          <w:color w:val="FF0000"/>
        </w:rPr>
        <w:t>则判断</w:t>
      </w:r>
      <w:proofErr w:type="gramEnd"/>
      <w:r w:rsidRPr="005917CC">
        <w:rPr>
          <w:color w:val="FF0000"/>
        </w:rPr>
        <w:t>最大上游压力（即控制阀上游的压力）是否大于下游的泄放压力；</w:t>
      </w:r>
    </w:p>
    <w:p w:rsidR="00C04A2A" w:rsidRPr="005917CC" w:rsidRDefault="00C04A2A" w:rsidP="00EA7941">
      <w:pPr>
        <w:pStyle w:val="a6"/>
        <w:numPr>
          <w:ilvl w:val="0"/>
          <w:numId w:val="13"/>
        </w:numPr>
        <w:spacing w:afterLines="50" w:after="156"/>
        <w:ind w:firstLineChars="0"/>
        <w:contextualSpacing/>
        <w:rPr>
          <w:color w:val="FF0000"/>
        </w:rPr>
      </w:pPr>
      <w:r w:rsidRPr="005917CC">
        <w:rPr>
          <w:color w:val="FF0000"/>
        </w:rPr>
        <w:t>蒸汽的供应压力是否大于下游设备的泄放压力；（根据</w:t>
      </w:r>
      <w:r w:rsidRPr="005917CC">
        <w:rPr>
          <w:color w:val="FF0000"/>
        </w:rPr>
        <w:t>Texaco Manual P50</w:t>
      </w:r>
      <w:r w:rsidRPr="005917CC">
        <w:rPr>
          <w:color w:val="FF0000"/>
        </w:rPr>
        <w:t>）；</w:t>
      </w:r>
    </w:p>
    <w:p w:rsidR="00C04A2A" w:rsidRPr="005917CC" w:rsidRDefault="00C04A2A" w:rsidP="00EA7941">
      <w:pPr>
        <w:pStyle w:val="a6"/>
        <w:numPr>
          <w:ilvl w:val="0"/>
          <w:numId w:val="12"/>
        </w:numPr>
        <w:spacing w:afterLines="50" w:after="156"/>
        <w:ind w:firstLineChars="0"/>
        <w:contextualSpacing/>
      </w:pPr>
      <w:r w:rsidRPr="005917CC">
        <w:t>确定泄放条件下的物料平衡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保证泄放条件下物料保持平衡：</w:t>
      </w:r>
    </w:p>
    <w:p w:rsidR="00C04A2A" w:rsidRPr="005917CC" w:rsidRDefault="00C04A2A" w:rsidP="00EA7941">
      <w:pPr>
        <w:pStyle w:val="a6"/>
        <w:numPr>
          <w:ilvl w:val="2"/>
          <w:numId w:val="12"/>
        </w:numPr>
        <w:spacing w:afterLines="50" w:after="156"/>
        <w:ind w:firstLineChars="0"/>
        <w:contextualSpacing/>
      </w:pPr>
      <w:r w:rsidRPr="005917CC">
        <w:t>如果进料不发生变化，则所有产品均保持不变；</w:t>
      </w:r>
    </w:p>
    <w:p w:rsidR="00C04A2A" w:rsidRPr="005917CC" w:rsidRDefault="00C04A2A" w:rsidP="00EA7941">
      <w:pPr>
        <w:pStyle w:val="a6"/>
        <w:numPr>
          <w:ilvl w:val="2"/>
          <w:numId w:val="12"/>
        </w:numPr>
        <w:spacing w:afterLines="50" w:after="156"/>
        <w:ind w:firstLineChars="0"/>
        <w:contextualSpacing/>
      </w:pPr>
      <w:r w:rsidRPr="005917CC">
        <w:t>如果部分全部进料中断，则产品流量全部为</w:t>
      </w:r>
      <w:r w:rsidRPr="005917CC">
        <w:t>0</w:t>
      </w:r>
      <w:r w:rsidRPr="005917CC">
        <w:t>；</w:t>
      </w:r>
    </w:p>
    <w:p w:rsidR="00C04A2A" w:rsidRPr="005917CC" w:rsidRDefault="00C04A2A" w:rsidP="00EA7941">
      <w:pPr>
        <w:pStyle w:val="a6"/>
        <w:numPr>
          <w:ilvl w:val="2"/>
          <w:numId w:val="12"/>
        </w:numPr>
        <w:spacing w:afterLines="50" w:after="156"/>
        <w:ind w:firstLineChars="0"/>
        <w:contextualSpacing/>
      </w:pPr>
      <w:r w:rsidRPr="005917CC">
        <w:lastRenderedPageBreak/>
        <w:t>如果部分进料中断或流量减少，为保持物料平衡，方法是：</w:t>
      </w:r>
    </w:p>
    <w:p w:rsidR="00C04A2A" w:rsidRPr="005917CC" w:rsidRDefault="00C04A2A" w:rsidP="00EA7941">
      <w:pPr>
        <w:spacing w:afterLines="50" w:after="156"/>
        <w:ind w:left="1260"/>
        <w:contextualSpacing/>
        <w:rPr>
          <w:color w:val="FF0000"/>
        </w:rPr>
      </w:pPr>
      <w:r w:rsidRPr="005917CC">
        <w:rPr>
          <w:color w:val="FF0000"/>
        </w:rPr>
        <w:t>除</w:t>
      </w:r>
      <w:r w:rsidRPr="005917CC">
        <w:rPr>
          <w:color w:val="FF0000"/>
        </w:rPr>
        <w:t>Overhead</w:t>
      </w:r>
      <w:r w:rsidRPr="005917CC">
        <w:rPr>
          <w:color w:val="FF0000"/>
        </w:rPr>
        <w:t>外，其余产品的比</w:t>
      </w:r>
      <w:proofErr w:type="gramStart"/>
      <w:r w:rsidRPr="005917CC">
        <w:rPr>
          <w:color w:val="FF0000"/>
        </w:rPr>
        <w:t>焓</w:t>
      </w:r>
      <w:proofErr w:type="gramEnd"/>
      <w:r w:rsidRPr="005917CC">
        <w:rPr>
          <w:color w:val="FF0000"/>
        </w:rPr>
        <w:t>排序，从比</w:t>
      </w:r>
      <w:proofErr w:type="gramStart"/>
      <w:r w:rsidRPr="005917CC">
        <w:rPr>
          <w:color w:val="FF0000"/>
        </w:rPr>
        <w:t>焓</w:t>
      </w:r>
      <w:proofErr w:type="gramEnd"/>
      <w:r w:rsidRPr="005917CC">
        <w:rPr>
          <w:color w:val="FF0000"/>
        </w:rPr>
        <w:t>最大的产品物料开始减去进料减少的部分，如果不够，则依次减除，</w:t>
      </w:r>
      <w:proofErr w:type="gramStart"/>
      <w:r w:rsidRPr="005917CC">
        <w:rPr>
          <w:color w:val="FF0000"/>
        </w:rPr>
        <w:t>直到够减为止</w:t>
      </w:r>
      <w:proofErr w:type="gramEnd"/>
      <w:r w:rsidRPr="005917CC">
        <w:rPr>
          <w:color w:val="FF0000"/>
        </w:rPr>
        <w:t>，如果全部仍然不够，最后从</w:t>
      </w:r>
      <w:r w:rsidRPr="005917CC">
        <w:rPr>
          <w:color w:val="FF0000"/>
        </w:rPr>
        <w:t>Overhead</w:t>
      </w:r>
      <w:r w:rsidRPr="005917CC">
        <w:rPr>
          <w:color w:val="FF0000"/>
        </w:rPr>
        <w:t>的物料中减除。剩余的产品再计算</w:t>
      </w:r>
      <w:proofErr w:type="gramStart"/>
      <w:r w:rsidRPr="005917CC">
        <w:rPr>
          <w:color w:val="FF0000"/>
        </w:rPr>
        <w:t>焓</w:t>
      </w:r>
      <w:proofErr w:type="gramEnd"/>
      <w:r w:rsidRPr="005917CC">
        <w:rPr>
          <w:color w:val="FF0000"/>
        </w:rPr>
        <w:t>值。</w:t>
      </w:r>
    </w:p>
    <w:p w:rsidR="00C04A2A" w:rsidRPr="005917CC" w:rsidRDefault="00C04A2A" w:rsidP="00EA7941">
      <w:pPr>
        <w:pStyle w:val="a6"/>
        <w:numPr>
          <w:ilvl w:val="0"/>
          <w:numId w:val="12"/>
        </w:numPr>
        <w:spacing w:afterLines="50" w:after="156"/>
        <w:ind w:firstLineChars="0"/>
        <w:contextualSpacing/>
      </w:pPr>
      <w:r w:rsidRPr="005917CC">
        <w:t>计算塔顶物料的蒸发</w:t>
      </w:r>
      <w:proofErr w:type="gramStart"/>
      <w:r w:rsidRPr="005917CC">
        <w:t>焓</w:t>
      </w:r>
      <w:proofErr w:type="gramEnd"/>
      <w:r w:rsidRPr="005917CC">
        <w:t>L[vap], Kcal/kg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L[vap]= h[relief-OH-vap]- h[relief-OH-liq]</w:t>
      </w:r>
    </w:p>
    <w:p w:rsidR="00C04A2A" w:rsidRDefault="00C04A2A" w:rsidP="00EA7941">
      <w:pPr>
        <w:pStyle w:val="a6"/>
        <w:spacing w:afterLines="50" w:after="156"/>
        <w:ind w:left="840" w:firstLineChars="0" w:firstLine="0"/>
        <w:contextualSpacing/>
      </w:pPr>
      <w:r w:rsidRPr="005917CC">
        <w:t>注意：蒸发</w:t>
      </w:r>
      <w:proofErr w:type="gramStart"/>
      <w:r w:rsidRPr="005917CC">
        <w:t>焓</w:t>
      </w:r>
      <w:proofErr w:type="gramEnd"/>
      <w:r w:rsidRPr="005917CC">
        <w:t>不应小于</w:t>
      </w:r>
      <w:r w:rsidRPr="005917CC">
        <w:t>50 btu/lb</w:t>
      </w:r>
      <w:r w:rsidRPr="005917CC">
        <w:t>即</w:t>
      </w:r>
      <w:r w:rsidRPr="005917CC">
        <w:t>27.77 Kcal/kg</w:t>
      </w:r>
      <w:r w:rsidRPr="005917CC">
        <w:t>。</w:t>
      </w:r>
    </w:p>
    <w:p w:rsidR="00C04A2A" w:rsidRPr="005917CC" w:rsidRDefault="00C04A2A" w:rsidP="00EA7941">
      <w:pPr>
        <w:pStyle w:val="a6"/>
        <w:spacing w:afterLines="50" w:after="156"/>
        <w:ind w:left="840" w:firstLineChars="0" w:firstLine="0"/>
        <w:contextualSpacing/>
      </w:pPr>
    </w:p>
    <w:p w:rsidR="00C04A2A" w:rsidRPr="005917CC" w:rsidRDefault="00C04A2A" w:rsidP="00EA7941">
      <w:pPr>
        <w:pStyle w:val="a6"/>
        <w:numPr>
          <w:ilvl w:val="0"/>
          <w:numId w:val="12"/>
        </w:numPr>
        <w:spacing w:afterLines="50" w:after="156"/>
        <w:ind w:firstLineChars="0"/>
        <w:contextualSpacing/>
      </w:pPr>
      <w:r w:rsidRPr="005917CC">
        <w:t>计算热不平衡（塔顶蒸汽不被冷凝）</w:t>
      </w:r>
      <w:r w:rsidRPr="005917CC">
        <w:t>, M*kcal/hr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m:oMath>
        <m:r>
          <m:rPr>
            <m:sty m:val="p"/>
          </m:rPr>
          <w:rPr>
            <w:rFonts w:ascii="Cambria Math" w:hAnsi="Cambria Math"/>
          </w:rPr>
          <m:t>∆</m:t>
        </m:r>
        <m:r>
          <m:rPr>
            <m:sty m:val="p"/>
          </m:rPr>
          <w:rPr>
            <w:rFonts w:ascii="Cambria Math"/>
          </w:rPr>
          <m:t>H=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/>
                  </w:rPr>
                  <m:t>Feeds</m:t>
                </m:r>
              </m:e>
            </m:d>
          </m:e>
        </m:nary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/>
              </w:rPr>
              <m:t>relief</m:t>
            </m:r>
            <m:r>
              <m:rPr>
                <m:sty m:val="p"/>
              </m:rPr>
              <w:rPr>
                <w:rFonts w:ascii="Cambria Math"/>
              </w:rPr>
              <m:t>-</m:t>
            </m:r>
            <m:r>
              <m:rPr>
                <m:sty m:val="p"/>
              </m:rPr>
              <w:rPr>
                <w:rFonts w:ascii="Cambria Math"/>
              </w:rPr>
              <m:t>GAS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>W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/>
              </w:rPr>
              <m:t>OH</m:t>
            </m:r>
          </m:e>
        </m:d>
        <m:r>
          <m:rPr>
            <m:sty m:val="p"/>
          </m:rPr>
          <w:rPr>
            <w:rFonts w:hAnsi="Cambria Math"/>
          </w:rPr>
          <m:t>*</m:t>
        </m:r>
        <m:r>
          <m:rPr>
            <m:sty m:val="p"/>
          </m:rPr>
          <w:rPr>
            <w:rFonts w:ascii="Cambria Math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/>
              </w:rPr>
              <m:t>relief</m:t>
            </m:r>
            <m:r>
              <m:rPr>
                <m:sty m:val="p"/>
              </m:rPr>
              <w:rPr>
                <w:rFonts w:ascii="Cambria Math"/>
              </w:rPr>
              <m:t>-</m:t>
            </m:r>
            <m:r>
              <m:rPr>
                <m:sty m:val="p"/>
              </m:rPr>
              <w:rPr>
                <w:rFonts w:ascii="Cambria Math"/>
              </w:rPr>
              <m:t>OH</m:t>
            </m:r>
            <m:r>
              <m:rPr>
                <m:sty m:val="p"/>
              </m:rPr>
              <w:rPr>
                <w:rFonts w:ascii="Cambria Math"/>
              </w:rPr>
              <m:t>-</m:t>
            </m:r>
            <m:r>
              <m:rPr>
                <m:sty m:val="p"/>
              </m:rPr>
              <w:rPr>
                <w:rFonts w:ascii="Cambria Math"/>
              </w:rPr>
              <m:t>vap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>W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/>
              </w:rPr>
              <m:t>STEAM</m:t>
            </m:r>
          </m:e>
        </m:d>
        <m:r>
          <m:rPr>
            <m:sty m:val="p"/>
          </m:rPr>
          <w:rPr>
            <w:rFonts w:hAnsi="Cambria Math"/>
          </w:rPr>
          <m:t>*</m:t>
        </m:r>
        <m:r>
          <m:rPr>
            <m:sty m:val="p"/>
          </m:rPr>
          <w:rPr>
            <w:rFonts w:ascii="Cambria Math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/>
              </w:rPr>
              <m:t>relief</m:t>
            </m:r>
            <m:r>
              <m:rPr>
                <m:sty m:val="p"/>
              </m:rPr>
              <w:rPr>
                <w:rFonts w:ascii="Cambria Math"/>
              </w:rPr>
              <m:t>-</m:t>
            </m:r>
            <m:r>
              <m:rPr>
                <m:sty m:val="p"/>
              </m:rPr>
              <w:rPr>
                <w:rFonts w:ascii="Cambria Math"/>
              </w:rPr>
              <m:t>STEAM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/>
              </w:rPr>
              <m:t>H[relief</m:t>
            </m:r>
            <m:r>
              <m:rPr>
                <m:sty m:val="p"/>
              </m:rPr>
              <w:rPr>
                <w:rFonts w:ascii="Cambria Math"/>
              </w:rPr>
              <m:t>-</m:t>
            </m:r>
            <m:r>
              <m:rPr>
                <m:sty m:val="p"/>
              </m:rPr>
              <w:rPr>
                <w:rFonts w:ascii="Cambria Math"/>
              </w:rPr>
              <m:t>product]</m:t>
            </m:r>
          </m:e>
        </m:nary>
        <m:r>
          <m:rPr>
            <m:sty m:val="p"/>
          </m:rPr>
          <w:rPr>
            <w:rFonts w:ascii="Cambria Math"/>
          </w:rPr>
          <m:t>+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/>
              </w:rPr>
              <m:t>Heater Duty</m:t>
            </m:r>
          </m:e>
        </m:nary>
        <m:r>
          <m:rPr>
            <m:sty m:val="p"/>
          </m:rPr>
          <w:rPr>
            <w:rFonts w:ascii="Cambria Math" w:hAnsi="Cambria Math"/>
          </w:rPr>
          <m:t>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/>
              </w:rPr>
              <m:t>Cooler Duty</m:t>
            </m:r>
          </m:e>
        </m:nary>
      </m:oMath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累积量</w:t>
      </w:r>
      <w:r w:rsidRPr="005917CC">
        <w:t>W[accumulation]=</w:t>
      </w:r>
      <m:oMath>
        <m:r>
          <m:rPr>
            <m:sty m:val="p"/>
          </m:rPr>
          <w:rPr>
            <w:rFonts w:asci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</m:t>
            </m:r>
            <m:r>
              <m:rPr>
                <m:sty m:val="p"/>
              </m:rPr>
              <w:rPr>
                <w:rFonts w:ascii="Cambria Math"/>
              </w:rPr>
              <m:t>H</m:t>
            </m:r>
          </m:num>
          <m:den>
            <m:r>
              <m:rPr>
                <m:sty m:val="p"/>
              </m:rPr>
              <w:rPr>
                <w:rFonts w:ascii="Cambria Math"/>
              </w:rPr>
              <m:t>L[vap]</m:t>
            </m:r>
          </m:den>
        </m:f>
        <m:r>
          <m:rPr>
            <m:sty m:val="p"/>
          </m:rPr>
          <w:rPr>
            <w:rFonts w:hAnsi="Cambria Math"/>
          </w:rPr>
          <m:t>*</m:t>
        </m:r>
        <m:r>
          <m:rPr>
            <m:sty m:val="p"/>
          </m:rPr>
          <w:rPr>
            <w:rFonts w:ascii="Cambria Math"/>
          </w:rPr>
          <m:t>1e</m:t>
        </m:r>
        <m:r>
          <m:rPr>
            <m:sty m:val="p"/>
          </m:rPr>
          <w:rPr>
            <w:rFonts w:ascii="Cambria Math"/>
          </w:rPr>
          <m:t>-</m:t>
        </m:r>
        <m:r>
          <m:rPr>
            <m:sty m:val="p"/>
          </m:rPr>
          <w:rPr>
            <w:rFonts w:ascii="Cambria Math"/>
          </w:rPr>
          <m:t>6</m:t>
        </m:r>
      </m:oMath>
      <w:r w:rsidRPr="005917CC">
        <w:t>+W[OH]</w:t>
      </w:r>
    </w:p>
    <w:p w:rsidR="00C04A2A" w:rsidRPr="005917CC" w:rsidRDefault="00C04A2A" w:rsidP="00EA7941">
      <w:pPr>
        <w:pStyle w:val="a6"/>
        <w:numPr>
          <w:ilvl w:val="0"/>
          <w:numId w:val="12"/>
        </w:numPr>
        <w:spacing w:afterLines="50" w:after="156"/>
        <w:ind w:firstLineChars="0"/>
        <w:contextualSpacing/>
      </w:pPr>
      <w:r w:rsidRPr="005917CC">
        <w:t>计算泄放量</w:t>
      </w:r>
      <w:r w:rsidRPr="005917CC">
        <w:t>, kg/hr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泄放量：</w:t>
      </w:r>
      <m:oMath>
        <m:r>
          <m:rPr>
            <m:sty m:val="p"/>
          </m:rPr>
          <w:rPr>
            <w:rFonts w:ascii="Cambria Math"/>
          </w:rPr>
          <m:t>W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/>
              </w:rPr>
              <m:t>relief</m:t>
            </m:r>
          </m:e>
        </m:d>
        <m:r>
          <m:rPr>
            <m:sty m:val="p"/>
          </m:rPr>
          <w:rPr>
            <w:rFonts w:ascii="Cambria Math"/>
          </w:rPr>
          <m:t>=W[accumulation]</m:t>
        </m:r>
      </m:oMath>
      <w:r w:rsidRPr="005917CC">
        <w:t>+W[STEAM]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泄放温度：</w:t>
      </w:r>
      <w:r w:rsidRPr="005917CC">
        <w:t>T=T[relief]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泄放分子量：</w:t>
      </w:r>
      <w:r w:rsidRPr="005917CC">
        <w:t xml:space="preserve"> MW[relief]=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/>
              </w:rPr>
              <m:t>W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/>
                  </w:rPr>
                  <m:t>accumulation</m:t>
                </m:r>
              </m:e>
            </m:d>
            <m:r>
              <m:rPr>
                <m:sty m:val="p"/>
              </m:rPr>
              <w:rPr>
                <w:rFonts w:ascii="Cambria Math"/>
              </w:rPr>
              <m:t>+W[STEAM]</m:t>
            </m:r>
          </m:num>
          <m:den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/>
                  </w:rPr>
                  <m:t>W[accumulation]</m:t>
                </m:r>
              </m:num>
              <m:den>
                <m:r>
                  <m:rPr>
                    <m:sty m:val="p"/>
                  </m:rPr>
                  <w:rPr>
                    <w:rFonts w:ascii="Cambria Math"/>
                  </w:rPr>
                  <m:t>MW[accumulation]</m:t>
                </m:r>
              </m:den>
            </m:f>
            <m:r>
              <m:rPr>
                <m:sty m:val="p"/>
              </m:rPr>
              <w:rPr>
                <w:rFonts w:ascii="Cambria Math"/>
              </w:rPr>
              <m:t>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/>
                  </w:rPr>
                  <m:t>W[STEAM]</m:t>
                </m:r>
              </m:num>
              <m:den>
                <m:r>
                  <m:rPr>
                    <m:sty m:val="p"/>
                  </m:rPr>
                  <w:rPr>
                    <w:rFonts w:ascii="Cambria Math"/>
                  </w:rPr>
                  <m:t>18</m:t>
                </m:r>
              </m:den>
            </m:f>
          </m:den>
        </m:f>
      </m:oMath>
    </w:p>
    <w:p w:rsidR="00C04A2A" w:rsidRPr="005917CC" w:rsidRDefault="00C04A2A" w:rsidP="00EA7941">
      <w:pPr>
        <w:pStyle w:val="a6"/>
        <w:numPr>
          <w:ilvl w:val="0"/>
          <w:numId w:val="12"/>
        </w:numPr>
        <w:spacing w:afterLines="50" w:after="156"/>
        <w:ind w:firstLineChars="0"/>
        <w:contextualSpacing/>
      </w:pPr>
      <w:r w:rsidRPr="005917CC">
        <w:t>计算热不平衡（塔顶蒸汽被冷凝）</w:t>
      </w:r>
      <w:r w:rsidRPr="005917CC">
        <w:t>, M*kcal/hr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m:oMath>
        <m:r>
          <m:rPr>
            <m:sty m:val="p"/>
          </m:rPr>
          <w:rPr>
            <w:rFonts w:ascii="Cambria Math" w:hAnsi="Cambria Math"/>
          </w:rPr>
          <m:t>∆</m:t>
        </m:r>
        <m:r>
          <m:rPr>
            <m:sty m:val="p"/>
          </m:rPr>
          <w:rPr>
            <w:rFonts w:ascii="Cambria Math"/>
          </w:rPr>
          <m:t>H=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/>
                  </w:rPr>
                  <m:t>Feeds</m:t>
                </m:r>
              </m:e>
            </m:d>
          </m:e>
        </m:nary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/>
              </w:rPr>
              <m:t>relief</m:t>
            </m:r>
            <m:r>
              <m:rPr>
                <m:sty m:val="p"/>
              </m:rPr>
              <w:rPr>
                <w:rFonts w:ascii="Cambria Math"/>
              </w:rPr>
              <m:t>-</m:t>
            </m:r>
            <m:r>
              <m:rPr>
                <m:sty m:val="p"/>
              </m:rPr>
              <w:rPr>
                <w:rFonts w:ascii="Cambria Math"/>
              </w:rPr>
              <m:t>GAS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>W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/>
              </w:rPr>
              <m:t>OH</m:t>
            </m:r>
          </m:e>
        </m:d>
        <m:r>
          <m:rPr>
            <m:sty m:val="p"/>
          </m:rPr>
          <w:rPr>
            <w:rFonts w:hAnsi="Cambria Math"/>
          </w:rPr>
          <m:t>*</m:t>
        </m:r>
        <m:r>
          <m:rPr>
            <m:sty m:val="p"/>
          </m:rPr>
          <w:rPr>
            <w:rFonts w:ascii="Cambria Math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/>
              </w:rPr>
              <m:t>relief</m:t>
            </m:r>
            <m:r>
              <m:rPr>
                <m:sty m:val="p"/>
              </m:rPr>
              <w:rPr>
                <w:rFonts w:ascii="Cambria Math"/>
              </w:rPr>
              <m:t>-</m:t>
            </m:r>
            <m:r>
              <m:rPr>
                <m:sty m:val="p"/>
              </m:rPr>
              <w:rPr>
                <w:rFonts w:ascii="Cambria Math"/>
              </w:rPr>
              <m:t>OH</m:t>
            </m:r>
            <m:r>
              <m:rPr>
                <m:sty m:val="p"/>
              </m:rPr>
              <w:rPr>
                <w:rFonts w:ascii="Cambria Math"/>
              </w:rPr>
              <m:t>-</m:t>
            </m:r>
            <m:r>
              <m:rPr>
                <m:sty m:val="p"/>
              </m:rPr>
              <w:rPr>
                <w:rFonts w:ascii="Cambria Math"/>
              </w:rPr>
              <m:t>vap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>H[Sour Water]</m:t>
        </m:r>
        <m:r>
          <m:rPr>
            <m:sty m:val="p"/>
          </m:rPr>
          <w:rPr>
            <w:rFonts w:ascii="Cambria Math"/>
          </w:rPr>
          <m:t>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/>
              </w:rPr>
              <m:t>H[relief</m:t>
            </m:r>
            <m:r>
              <m:rPr>
                <m:sty m:val="p"/>
              </m:rPr>
              <w:rPr>
                <w:rFonts w:ascii="Cambria Math"/>
              </w:rPr>
              <m:t>-</m:t>
            </m:r>
            <m:r>
              <m:rPr>
                <m:sty m:val="p"/>
              </m:rPr>
              <w:rPr>
                <w:rFonts w:ascii="Cambria Math"/>
              </w:rPr>
              <m:t>product]</m:t>
            </m:r>
          </m:e>
        </m:nary>
        <m:r>
          <m:rPr>
            <m:sty m:val="p"/>
          </m:rPr>
          <w:rPr>
            <w:rFonts w:ascii="Cambria Math"/>
          </w:rPr>
          <m:t>+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/>
              </w:rPr>
              <m:t>Heater Duty</m:t>
            </m:r>
          </m:e>
        </m:nary>
        <m:r>
          <m:rPr>
            <m:sty m:val="p"/>
          </m:rPr>
          <w:rPr>
            <w:rFonts w:ascii="Cambria Math" w:hAnsi="Cambria Math"/>
          </w:rPr>
          <m:t>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/>
              </w:rPr>
              <m:t>Cooler Duty</m:t>
            </m:r>
          </m:e>
        </m:nary>
      </m:oMath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累积量</w:t>
      </w:r>
      <w:r w:rsidRPr="005917CC">
        <w:t>W[accumulation]=</w:t>
      </w:r>
      <m:oMath>
        <m:r>
          <m:rPr>
            <m:sty m:val="p"/>
          </m:rPr>
          <w:rPr>
            <w:rFonts w:asci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</m:t>
            </m:r>
            <m:r>
              <m:rPr>
                <m:sty m:val="p"/>
              </m:rPr>
              <w:rPr>
                <w:rFonts w:ascii="Cambria Math"/>
              </w:rPr>
              <m:t>H</m:t>
            </m:r>
          </m:num>
          <m:den>
            <m:r>
              <m:rPr>
                <m:sty m:val="p"/>
              </m:rPr>
              <w:rPr>
                <w:rFonts w:ascii="Cambria Math"/>
              </w:rPr>
              <m:t>L[vap]</m:t>
            </m:r>
          </m:den>
        </m:f>
        <m:r>
          <m:rPr>
            <m:sty m:val="p"/>
          </m:rPr>
          <w:rPr>
            <w:rFonts w:hAnsi="Cambria Math"/>
          </w:rPr>
          <m:t>*</m:t>
        </m:r>
        <m:r>
          <m:rPr>
            <m:sty m:val="p"/>
          </m:rPr>
          <w:rPr>
            <w:rFonts w:ascii="Cambria Math"/>
          </w:rPr>
          <m:t>1e</m:t>
        </m:r>
        <m:r>
          <m:rPr>
            <m:sty m:val="p"/>
          </m:rPr>
          <w:rPr>
            <w:rFonts w:ascii="Cambria Math"/>
          </w:rPr>
          <m:t>-</m:t>
        </m:r>
        <m:r>
          <m:rPr>
            <m:sty m:val="p"/>
          </m:rPr>
          <w:rPr>
            <w:rFonts w:ascii="Cambria Math"/>
          </w:rPr>
          <m:t>6</m:t>
        </m:r>
      </m:oMath>
      <w:r w:rsidRPr="005917CC">
        <w:t>+W[OH]</w:t>
      </w:r>
    </w:p>
    <w:p w:rsidR="00C04A2A" w:rsidRPr="005917CC" w:rsidRDefault="00C04A2A" w:rsidP="00EA7941">
      <w:pPr>
        <w:pStyle w:val="a6"/>
        <w:numPr>
          <w:ilvl w:val="0"/>
          <w:numId w:val="12"/>
        </w:numPr>
        <w:spacing w:afterLines="50" w:after="156"/>
        <w:ind w:firstLineChars="0"/>
        <w:contextualSpacing/>
      </w:pPr>
      <w:r w:rsidRPr="005917CC">
        <w:t>计算泄放数据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泄放量</w:t>
      </w:r>
      <w:r w:rsidRPr="005917CC">
        <w:t>W[relief]=W[accumulation];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泄放温度：</w:t>
      </w:r>
      <w:r w:rsidRPr="005917CC">
        <w:t>T=T[relief]</w:t>
      </w:r>
    </w:p>
    <w:p w:rsidR="00C04A2A" w:rsidRPr="005917CC" w:rsidRDefault="00C04A2A" w:rsidP="00EA7941">
      <w:pPr>
        <w:pStyle w:val="a6"/>
        <w:numPr>
          <w:ilvl w:val="1"/>
          <w:numId w:val="12"/>
        </w:numPr>
        <w:spacing w:afterLines="50" w:after="156"/>
        <w:ind w:firstLineChars="0"/>
        <w:contextualSpacing/>
      </w:pPr>
      <w:r w:rsidRPr="005917CC">
        <w:t>泄放分子量：</w:t>
      </w:r>
      <w:r w:rsidRPr="005917CC">
        <w:t>MW[relief]=MW[accumulation]</w:t>
      </w:r>
    </w:p>
    <w:p w:rsidR="00C04A2A" w:rsidRDefault="00C04A2A" w:rsidP="00EA7941">
      <w:pPr>
        <w:pStyle w:val="a6"/>
        <w:numPr>
          <w:ilvl w:val="1"/>
          <w:numId w:val="12"/>
        </w:numPr>
        <w:spacing w:afterLines="100" w:after="312"/>
        <w:ind w:firstLineChars="0"/>
        <w:contextualSpacing/>
      </w:pPr>
      <w:r w:rsidRPr="005917CC">
        <w:t>注意：用于安全阀核算的泄放物料压缩因子不应小于</w:t>
      </w:r>
      <w:r w:rsidRPr="005917CC">
        <w:t>0.5(Texaco Manual PP52)</w:t>
      </w:r>
    </w:p>
    <w:p w:rsidR="00766CFA" w:rsidRDefault="00766CFA" w:rsidP="00DC7A7A">
      <w:pPr>
        <w:pStyle w:val="20"/>
        <w:spacing w:before="156" w:after="156"/>
      </w:pPr>
      <w:bookmarkStart w:id="76" w:name="_Toc382316048"/>
      <w:r>
        <w:rPr>
          <w:rFonts w:hint="eastAsia"/>
        </w:rPr>
        <w:t>局限性</w:t>
      </w:r>
      <w:bookmarkEnd w:id="76"/>
    </w:p>
    <w:p w:rsidR="00766CFA" w:rsidRDefault="00377F78" w:rsidP="00E427ED">
      <w:pPr>
        <w:pStyle w:val="a6"/>
        <w:numPr>
          <w:ilvl w:val="0"/>
          <w:numId w:val="29"/>
        </w:numPr>
        <w:spacing w:after="156"/>
        <w:ind w:firstLineChars="0"/>
      </w:pPr>
      <w:r>
        <w:rPr>
          <w:rFonts w:hint="eastAsia"/>
        </w:rPr>
        <w:t>不适用于塔</w:t>
      </w:r>
      <w:proofErr w:type="gramStart"/>
      <w:r>
        <w:rPr>
          <w:rFonts w:hint="eastAsia"/>
        </w:rPr>
        <w:t>釜</w:t>
      </w:r>
      <w:proofErr w:type="gramEnd"/>
      <w:r>
        <w:rPr>
          <w:rFonts w:hint="eastAsia"/>
        </w:rPr>
        <w:t>有</w:t>
      </w:r>
      <w:r>
        <w:rPr>
          <w:rFonts w:hint="eastAsia"/>
        </w:rPr>
        <w:t>Steam Stripping</w:t>
      </w:r>
      <w:r>
        <w:rPr>
          <w:rFonts w:hint="eastAsia"/>
        </w:rPr>
        <w:t>的情况。</w:t>
      </w:r>
    </w:p>
    <w:p w:rsidR="009A313A" w:rsidRDefault="009A313A" w:rsidP="009A313A">
      <w:pPr>
        <w:pStyle w:val="20"/>
        <w:spacing w:before="156" w:after="156"/>
      </w:pPr>
      <w:bookmarkStart w:id="77" w:name="_Toc382316049"/>
      <w:r>
        <w:rPr>
          <w:rFonts w:hint="eastAsia"/>
        </w:rPr>
        <w:t>界面设计</w:t>
      </w:r>
      <w:bookmarkEnd w:id="77"/>
    </w:p>
    <w:p w:rsidR="00657322" w:rsidRDefault="00657322" w:rsidP="00463355">
      <w:pPr>
        <w:rPr>
          <w:b/>
          <w:i/>
        </w:rPr>
      </w:pPr>
      <w:r>
        <w:rPr>
          <w:rFonts w:hint="eastAsia"/>
        </w:rPr>
        <w:t>在一页的界面中</w:t>
      </w:r>
      <w:r w:rsidR="00413A4C">
        <w:rPr>
          <w:rFonts w:hint="eastAsia"/>
        </w:rPr>
        <w:t>包括</w:t>
      </w:r>
      <w:r>
        <w:rPr>
          <w:rFonts w:hint="eastAsia"/>
        </w:rPr>
        <w:t>如下表格</w:t>
      </w:r>
      <w:r w:rsidR="00413A4C">
        <w:rPr>
          <w:rFonts w:hint="eastAsia"/>
        </w:rPr>
        <w:t>：</w:t>
      </w:r>
      <w:r w:rsidR="00413A4C" w:rsidRPr="00B533E8">
        <w:rPr>
          <w:rFonts w:hint="eastAsia"/>
          <w:b/>
          <w:i/>
        </w:rPr>
        <w:t>Feed</w:t>
      </w:r>
      <w:r w:rsidR="00413A4C">
        <w:rPr>
          <w:rFonts w:hint="eastAsia"/>
        </w:rPr>
        <w:t>，</w:t>
      </w:r>
      <w:r w:rsidR="00413A4C" w:rsidRPr="00B533E8">
        <w:rPr>
          <w:rFonts w:hint="eastAsia"/>
          <w:b/>
          <w:i/>
        </w:rPr>
        <w:t>Reboiler</w:t>
      </w:r>
      <w:r w:rsidR="00413A4C">
        <w:rPr>
          <w:rFonts w:hint="eastAsia"/>
        </w:rPr>
        <w:t>，</w:t>
      </w:r>
      <w:r w:rsidR="00413A4C" w:rsidRPr="00B533E8">
        <w:rPr>
          <w:rFonts w:hint="eastAsia"/>
          <w:b/>
          <w:i/>
        </w:rPr>
        <w:t>Pumparound</w:t>
      </w:r>
      <w:r w:rsidR="00413A4C" w:rsidRPr="00B533E8">
        <w:rPr>
          <w:rFonts w:hint="eastAsia"/>
          <w:b/>
          <w:i/>
        </w:rPr>
        <w:t>（</w:t>
      </w:r>
      <w:r w:rsidR="00413A4C" w:rsidRPr="00B533E8">
        <w:rPr>
          <w:rFonts w:hint="eastAsia"/>
          <w:b/>
          <w:i/>
        </w:rPr>
        <w:t>Heating</w:t>
      </w:r>
      <w:r w:rsidR="00413A4C" w:rsidRPr="00B533E8">
        <w:rPr>
          <w:rFonts w:hint="eastAsia"/>
          <w:b/>
          <w:i/>
        </w:rPr>
        <w:t>）</w:t>
      </w:r>
      <w:r w:rsidR="00413A4C">
        <w:rPr>
          <w:rFonts w:hint="eastAsia"/>
        </w:rPr>
        <w:t>，</w:t>
      </w:r>
      <w:r w:rsidR="00413A4C" w:rsidRPr="00B533E8">
        <w:rPr>
          <w:rFonts w:hint="eastAsia"/>
          <w:b/>
          <w:i/>
        </w:rPr>
        <w:t>Condenser</w:t>
      </w:r>
      <w:r w:rsidR="00B533E8" w:rsidRPr="00B533E8">
        <w:rPr>
          <w:rFonts w:hint="eastAsia"/>
          <w:b/>
          <w:i/>
        </w:rPr>
        <w:t xml:space="preserve"> Pumparound</w:t>
      </w:r>
      <w:r w:rsidR="00B533E8" w:rsidRPr="00B533E8">
        <w:rPr>
          <w:rFonts w:hint="eastAsia"/>
          <w:b/>
          <w:i/>
        </w:rPr>
        <w:t>（</w:t>
      </w:r>
      <w:r w:rsidR="00B533E8" w:rsidRPr="00B533E8">
        <w:rPr>
          <w:rFonts w:hint="eastAsia"/>
          <w:b/>
          <w:i/>
        </w:rPr>
        <w:t>Cooling</w:t>
      </w:r>
      <w:r w:rsidR="00B533E8" w:rsidRPr="00B533E8">
        <w:rPr>
          <w:rFonts w:hint="eastAsia"/>
          <w:b/>
          <w:i/>
        </w:rPr>
        <w:t>）</w:t>
      </w:r>
      <w:r>
        <w:rPr>
          <w:rFonts w:hint="eastAsia"/>
          <w:b/>
          <w:i/>
        </w:rPr>
        <w:t>：</w:t>
      </w:r>
    </w:p>
    <w:p w:rsidR="004B327C" w:rsidRPr="00A71E42" w:rsidRDefault="004B327C" w:rsidP="00463355">
      <w:pPr>
        <w:rPr>
          <w:color w:val="FF0000"/>
        </w:rPr>
      </w:pPr>
      <w:r w:rsidRPr="00A71E42">
        <w:rPr>
          <w:rFonts w:hint="eastAsia"/>
          <w:color w:val="FF0000"/>
        </w:rPr>
        <w:t>如果界面摆放有问题，亦可借鉴</w:t>
      </w:r>
      <w:r w:rsidRPr="00A71E42">
        <w:rPr>
          <w:rFonts w:hint="eastAsia"/>
          <w:color w:val="FF0000"/>
        </w:rPr>
        <w:t>PROII</w:t>
      </w:r>
      <w:r w:rsidRPr="00A71E42">
        <w:rPr>
          <w:rFonts w:hint="eastAsia"/>
          <w:color w:val="FF0000"/>
        </w:rPr>
        <w:t>的按钮式操作，如下图，将每个类别的表格通过按钮方式弹出配置。</w:t>
      </w:r>
    </w:p>
    <w:p w:rsidR="004B327C" w:rsidRDefault="004B327C" w:rsidP="00463355">
      <w:r>
        <w:rPr>
          <w:rFonts w:hint="eastAsia"/>
          <w:noProof/>
        </w:rPr>
        <w:lastRenderedPageBreak/>
        <w:drawing>
          <wp:inline distT="0" distB="0" distL="0" distR="0">
            <wp:extent cx="1884711" cy="1594151"/>
            <wp:effectExtent l="19050" t="0" r="1239" b="0"/>
            <wp:docPr id="84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46" cy="159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8C2" w:rsidRPr="004B327C" w:rsidRDefault="00464D44" w:rsidP="00463355">
      <w:r>
        <w:rPr>
          <w:rFonts w:hint="eastAsia"/>
          <w:noProof/>
        </w:rPr>
        <w:drawing>
          <wp:inline distT="0" distB="0" distL="0" distR="0">
            <wp:extent cx="3002280" cy="4028440"/>
            <wp:effectExtent l="19050" t="0" r="7620" b="0"/>
            <wp:docPr id="86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63" w:rsidRPr="00E96963" w:rsidRDefault="005E3B61" w:rsidP="005E3B61">
      <w:pPr>
        <w:pStyle w:val="a6"/>
        <w:numPr>
          <w:ilvl w:val="0"/>
          <w:numId w:val="29"/>
        </w:numPr>
        <w:ind w:firstLineChars="0"/>
        <w:rPr>
          <w:b/>
          <w:i/>
        </w:rPr>
      </w:pPr>
      <w:r>
        <w:rPr>
          <w:rFonts w:hint="eastAsia"/>
          <w:b/>
          <w:i/>
        </w:rPr>
        <w:t>Feed</w:t>
      </w:r>
      <w:r w:rsidR="00821231">
        <w:rPr>
          <w:rFonts w:hint="eastAsia"/>
          <w:b/>
          <w:i/>
        </w:rPr>
        <w:t>:</w:t>
      </w:r>
      <w:r w:rsidR="00821231">
        <w:rPr>
          <w:rFonts w:hint="eastAsia"/>
          <w:b/>
        </w:rPr>
        <w:t xml:space="preserve"> </w:t>
      </w:r>
    </w:p>
    <w:p w:rsidR="005E3B61" w:rsidRPr="00E96963" w:rsidRDefault="00821231" w:rsidP="00E96963">
      <w:pPr>
        <w:pStyle w:val="a6"/>
        <w:numPr>
          <w:ilvl w:val="1"/>
          <w:numId w:val="29"/>
        </w:numPr>
        <w:ind w:firstLineChars="0"/>
        <w:rPr>
          <w:b/>
          <w:i/>
        </w:rPr>
      </w:pPr>
      <w:r>
        <w:rPr>
          <w:rFonts w:hint="eastAsia"/>
        </w:rPr>
        <w:t>缺省设置</w:t>
      </w:r>
      <w:r>
        <w:rPr>
          <w:rFonts w:hint="eastAsia"/>
        </w:rPr>
        <w:t>3</w:t>
      </w:r>
      <w:r>
        <w:rPr>
          <w:rFonts w:hint="eastAsia"/>
        </w:rPr>
        <w:t>行，超过则通过滑条操作。</w:t>
      </w:r>
    </w:p>
    <w:p w:rsidR="00E96963" w:rsidRPr="00D06391" w:rsidRDefault="00E96963" w:rsidP="00E96963">
      <w:pPr>
        <w:pStyle w:val="a6"/>
        <w:numPr>
          <w:ilvl w:val="1"/>
          <w:numId w:val="29"/>
        </w:numPr>
        <w:ind w:firstLineChars="0"/>
        <w:rPr>
          <w:b/>
          <w:i/>
        </w:rPr>
      </w:pPr>
      <w:r w:rsidRPr="00584983">
        <w:rPr>
          <w:rFonts w:hint="eastAsia"/>
          <w:b/>
          <w:i/>
        </w:rPr>
        <w:t>Name, Flow source</w:t>
      </w:r>
      <w:r>
        <w:rPr>
          <w:rFonts w:hint="eastAsia"/>
        </w:rPr>
        <w:t>则由</w:t>
      </w:r>
      <w:r w:rsidRPr="00D06391">
        <w:rPr>
          <w:rFonts w:hint="eastAsia"/>
          <w:b/>
          <w:i/>
        </w:rPr>
        <w:t>Source</w:t>
      </w:r>
      <w:r>
        <w:rPr>
          <w:rFonts w:hint="eastAsia"/>
        </w:rPr>
        <w:t>设置页面传递信息，在</w:t>
      </w:r>
      <w:proofErr w:type="gramStart"/>
      <w:r>
        <w:rPr>
          <w:rFonts w:hint="eastAsia"/>
        </w:rPr>
        <w:t>本地可</w:t>
      </w:r>
      <w:proofErr w:type="gramEnd"/>
      <w:r>
        <w:rPr>
          <w:rFonts w:hint="eastAsia"/>
        </w:rPr>
        <w:t>修改，修改后</w:t>
      </w:r>
      <w:r>
        <w:rPr>
          <w:rFonts w:hint="eastAsia"/>
        </w:rPr>
        <w:t>Source</w:t>
      </w:r>
      <w:r>
        <w:rPr>
          <w:rFonts w:hint="eastAsia"/>
        </w:rPr>
        <w:t>中的设置</w:t>
      </w:r>
      <w:r w:rsidR="00760B4C">
        <w:rPr>
          <w:rFonts w:hint="eastAsia"/>
        </w:rPr>
        <w:t>自动</w:t>
      </w:r>
      <w:r>
        <w:rPr>
          <w:rFonts w:hint="eastAsia"/>
        </w:rPr>
        <w:t>更新。</w:t>
      </w:r>
      <w:r w:rsidR="00D06391" w:rsidRPr="00D06391">
        <w:rPr>
          <w:rFonts w:hint="eastAsia"/>
          <w:b/>
          <w:i/>
        </w:rPr>
        <w:t>Heat Source</w:t>
      </w:r>
      <w:r w:rsidR="00D06391">
        <w:rPr>
          <w:rFonts w:hint="eastAsia"/>
        </w:rPr>
        <w:t>信息也由</w:t>
      </w:r>
      <w:r w:rsidR="00D06391" w:rsidRPr="00D06391">
        <w:rPr>
          <w:rFonts w:hint="eastAsia"/>
          <w:b/>
          <w:i/>
        </w:rPr>
        <w:t>Source</w:t>
      </w:r>
      <w:r w:rsidR="00D06391">
        <w:rPr>
          <w:rFonts w:hint="eastAsia"/>
        </w:rPr>
        <w:t>设置页面传递过来</w:t>
      </w:r>
      <w:r w:rsidR="002B2A5E">
        <w:rPr>
          <w:rFonts w:hint="eastAsia"/>
        </w:rPr>
        <w:t>，如果</w:t>
      </w:r>
      <w:r w:rsidR="002B2A5E">
        <w:rPr>
          <w:rFonts w:hint="eastAsia"/>
        </w:rPr>
        <w:t>Source</w:t>
      </w:r>
      <w:r w:rsidR="002B2A5E">
        <w:rPr>
          <w:rFonts w:hint="eastAsia"/>
        </w:rPr>
        <w:t>中未设置</w:t>
      </w:r>
      <w:r w:rsidR="002B2A5E">
        <w:rPr>
          <w:rFonts w:hint="eastAsia"/>
        </w:rPr>
        <w:t>Heat Source</w:t>
      </w:r>
      <w:r w:rsidR="002B2A5E">
        <w:rPr>
          <w:rFonts w:hint="eastAsia"/>
        </w:rPr>
        <w:t>，则变</w:t>
      </w:r>
      <w:proofErr w:type="gramStart"/>
      <w:r w:rsidR="002B2A5E">
        <w:rPr>
          <w:rFonts w:hint="eastAsia"/>
        </w:rPr>
        <w:t>灰不可</w:t>
      </w:r>
      <w:proofErr w:type="gramEnd"/>
      <w:r w:rsidR="002B2A5E">
        <w:rPr>
          <w:rFonts w:hint="eastAsia"/>
        </w:rPr>
        <w:t>编辑</w:t>
      </w:r>
      <w:r w:rsidR="00D06391">
        <w:rPr>
          <w:rFonts w:hint="eastAsia"/>
        </w:rPr>
        <w:t>。</w:t>
      </w:r>
    </w:p>
    <w:p w:rsidR="00D06391" w:rsidRPr="005E3B61" w:rsidRDefault="002B2A5E" w:rsidP="00E96963">
      <w:pPr>
        <w:pStyle w:val="a6"/>
        <w:numPr>
          <w:ilvl w:val="1"/>
          <w:numId w:val="29"/>
        </w:numPr>
        <w:ind w:firstLineChars="0"/>
        <w:rPr>
          <w:b/>
          <w:i/>
        </w:rPr>
      </w:pPr>
      <w:r>
        <w:t>I</w:t>
      </w:r>
      <w:r>
        <w:rPr>
          <w:rFonts w:hint="eastAsia"/>
        </w:rPr>
        <w:t>f flag[stop]=1, Flow Factor=0</w:t>
      </w:r>
      <w:r w:rsidR="000A0BD9">
        <w:rPr>
          <w:rFonts w:hint="eastAsia"/>
        </w:rPr>
        <w:t>且不可编辑</w:t>
      </w:r>
      <w:r w:rsidR="000A0BD9">
        <w:rPr>
          <w:rFonts w:hint="eastAsia"/>
        </w:rPr>
        <w:t xml:space="preserve">; </w:t>
      </w:r>
      <w:r w:rsidR="000A0BD9">
        <w:rPr>
          <w:rFonts w:hint="eastAsia"/>
        </w:rPr>
        <w:t>否则</w:t>
      </w:r>
      <w:r w:rsidR="000A0BD9">
        <w:rPr>
          <w:rFonts w:hint="eastAsia"/>
        </w:rPr>
        <w:t>Flow Factor=1</w:t>
      </w:r>
      <w:r w:rsidR="000A0BD9">
        <w:rPr>
          <w:rFonts w:hint="eastAsia"/>
        </w:rPr>
        <w:t>（可编辑）。</w:t>
      </w:r>
    </w:p>
    <w:p w:rsidR="009A313A" w:rsidRDefault="00463355" w:rsidP="009A313A">
      <w:r>
        <w:rPr>
          <w:noProof/>
        </w:rPr>
        <w:drawing>
          <wp:inline distT="0" distB="0" distL="0" distR="0">
            <wp:extent cx="5274310" cy="1530069"/>
            <wp:effectExtent l="19050" t="0" r="2540" b="0"/>
            <wp:docPr id="6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0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231" w:rsidRDefault="00FE5679" w:rsidP="009A313A">
      <w:r w:rsidRPr="00FE5679">
        <w:rPr>
          <w:b/>
          <w:i/>
        </w:rPr>
        <w:lastRenderedPageBreak/>
        <w:t>H</w:t>
      </w:r>
      <w:r w:rsidRPr="00FE5679">
        <w:rPr>
          <w:rFonts w:hint="eastAsia"/>
          <w:b/>
          <w:i/>
        </w:rPr>
        <w:t>eat Source</w:t>
      </w:r>
      <w:r>
        <w:rPr>
          <w:rFonts w:hint="eastAsia"/>
        </w:rPr>
        <w:t>按钮弹出的界面如下</w:t>
      </w:r>
      <w:r w:rsidR="00821231">
        <w:rPr>
          <w:rFonts w:hint="eastAsia"/>
        </w:rPr>
        <w:t>，缺省设置</w:t>
      </w:r>
      <w:r w:rsidR="00821231">
        <w:rPr>
          <w:rFonts w:hint="eastAsia"/>
        </w:rPr>
        <w:t>3</w:t>
      </w:r>
      <w:r w:rsidR="00821231">
        <w:rPr>
          <w:rFonts w:hint="eastAsia"/>
        </w:rPr>
        <w:t>行，超过则通过滑条操作。下图</w:t>
      </w:r>
      <w:r w:rsidR="00821231" w:rsidRPr="00821231">
        <w:rPr>
          <w:rFonts w:hint="eastAsia"/>
          <w:b/>
          <w:i/>
        </w:rPr>
        <w:t>Calculate</w:t>
      </w:r>
      <w:r w:rsidR="00821231">
        <w:rPr>
          <w:rFonts w:hint="eastAsia"/>
        </w:rPr>
        <w:t>按钮调用</w:t>
      </w:r>
      <w:r w:rsidR="00821231">
        <w:rPr>
          <w:rFonts w:hint="eastAsia"/>
        </w:rPr>
        <w:t>Feed/Bottom HX</w:t>
      </w:r>
      <w:r w:rsidR="00821231">
        <w:rPr>
          <w:rFonts w:hint="eastAsia"/>
        </w:rPr>
        <w:t>计算方法计算，计算的</w:t>
      </w:r>
      <w:r w:rsidR="00821231" w:rsidRPr="00C115CA">
        <w:rPr>
          <w:rFonts w:hint="eastAsia"/>
          <w:b/>
          <w:i/>
        </w:rPr>
        <w:t>Duty Factor</w:t>
      </w:r>
      <w:r w:rsidR="00821231">
        <w:rPr>
          <w:rFonts w:hint="eastAsia"/>
        </w:rPr>
        <w:t>&gt;=1</w:t>
      </w:r>
      <w:r w:rsidR="00821231">
        <w:rPr>
          <w:rFonts w:hint="eastAsia"/>
        </w:rPr>
        <w:t>。</w:t>
      </w:r>
    </w:p>
    <w:p w:rsidR="00463355" w:rsidRDefault="00FE5679" w:rsidP="009A313A">
      <w:r>
        <w:rPr>
          <w:noProof/>
        </w:rPr>
        <w:drawing>
          <wp:inline distT="0" distB="0" distL="0" distR="0">
            <wp:extent cx="4045585" cy="1734185"/>
            <wp:effectExtent l="19050" t="0" r="0" b="0"/>
            <wp:docPr id="6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B61" w:rsidRDefault="005E3B61" w:rsidP="009A313A"/>
    <w:p w:rsidR="000C4BD7" w:rsidRDefault="005E3B61" w:rsidP="005E3B61">
      <w:pPr>
        <w:pStyle w:val="a6"/>
        <w:numPr>
          <w:ilvl w:val="0"/>
          <w:numId w:val="29"/>
        </w:numPr>
        <w:ind w:firstLineChars="0"/>
        <w:rPr>
          <w:b/>
          <w:i/>
        </w:rPr>
      </w:pPr>
      <w:r w:rsidRPr="00F46367">
        <w:rPr>
          <w:rFonts w:hint="eastAsia"/>
          <w:b/>
          <w:i/>
        </w:rPr>
        <w:t>Reboiler</w:t>
      </w:r>
      <w:r w:rsidR="000C4BD7">
        <w:rPr>
          <w:rFonts w:hint="eastAsia"/>
          <w:b/>
          <w:i/>
        </w:rPr>
        <w:t>：</w:t>
      </w:r>
    </w:p>
    <w:p w:rsidR="00D742EE" w:rsidRDefault="000C4BD7" w:rsidP="000C4BD7">
      <w:pPr>
        <w:pStyle w:val="a6"/>
        <w:numPr>
          <w:ilvl w:val="1"/>
          <w:numId w:val="29"/>
        </w:numPr>
        <w:ind w:firstLineChars="0"/>
        <w:rPr>
          <w:b/>
          <w:i/>
        </w:rPr>
      </w:pPr>
      <w:r>
        <w:rPr>
          <w:rFonts w:hint="eastAsia"/>
        </w:rPr>
        <w:t>缺省设置</w:t>
      </w:r>
      <w:r>
        <w:rPr>
          <w:rFonts w:hint="eastAsia"/>
        </w:rPr>
        <w:t>3</w:t>
      </w:r>
      <w:r>
        <w:rPr>
          <w:rFonts w:hint="eastAsia"/>
        </w:rPr>
        <w:t>行，超过则通过滑条操作</w:t>
      </w:r>
    </w:p>
    <w:p w:rsidR="00D742EE" w:rsidRPr="00407572" w:rsidRDefault="00D742EE" w:rsidP="00D742EE">
      <w:pPr>
        <w:pStyle w:val="a6"/>
        <w:numPr>
          <w:ilvl w:val="1"/>
          <w:numId w:val="29"/>
        </w:numPr>
        <w:ind w:firstLineChars="0"/>
        <w:rPr>
          <w:b/>
          <w:i/>
        </w:rPr>
      </w:pPr>
      <w:r>
        <w:rPr>
          <w:rFonts w:hint="eastAsia"/>
          <w:b/>
          <w:i/>
        </w:rPr>
        <w:t>Reboile</w:t>
      </w:r>
      <w:r w:rsidRPr="00892C2C">
        <w:rPr>
          <w:rFonts w:hint="eastAsia"/>
          <w:b/>
          <w:i/>
        </w:rPr>
        <w:t>r</w:t>
      </w:r>
      <w:r w:rsidRPr="00892C2C">
        <w:rPr>
          <w:rFonts w:hint="eastAsia"/>
        </w:rPr>
        <w:t>包括主塔再沸器和</w:t>
      </w:r>
      <w:proofErr w:type="gramStart"/>
      <w:r w:rsidRPr="00892C2C">
        <w:rPr>
          <w:rFonts w:hint="eastAsia"/>
        </w:rPr>
        <w:t>侧塔</w:t>
      </w:r>
      <w:proofErr w:type="gramEnd"/>
      <w:r w:rsidRPr="00892C2C">
        <w:rPr>
          <w:rFonts w:hint="eastAsia"/>
        </w:rPr>
        <w:t>再沸器（</w:t>
      </w:r>
      <w:proofErr w:type="gramStart"/>
      <w:r w:rsidRPr="00892C2C">
        <w:rPr>
          <w:rFonts w:hint="eastAsia"/>
        </w:rPr>
        <w:t>侧塔再沸器</w:t>
      </w:r>
      <w:proofErr w:type="gramEnd"/>
      <w:r w:rsidRPr="00892C2C">
        <w:rPr>
          <w:rFonts w:hint="eastAsia"/>
        </w:rPr>
        <w:t>是否单独设置待研究）</w:t>
      </w:r>
    </w:p>
    <w:p w:rsidR="00407572" w:rsidRPr="00407572" w:rsidRDefault="00407572" w:rsidP="00D742EE">
      <w:pPr>
        <w:pStyle w:val="a6"/>
        <w:numPr>
          <w:ilvl w:val="1"/>
          <w:numId w:val="29"/>
        </w:numPr>
        <w:ind w:firstLineChars="0"/>
        <w:rPr>
          <w:b/>
          <w:i/>
        </w:rPr>
      </w:pPr>
      <w:r>
        <w:t>I</w:t>
      </w:r>
      <w:r>
        <w:rPr>
          <w:rFonts w:hint="eastAsia"/>
        </w:rPr>
        <w:t>f flag[stop]=1</w:t>
      </w:r>
      <w:r>
        <w:rPr>
          <w:rFonts w:hint="eastAsia"/>
        </w:rPr>
        <w:t>，则</w:t>
      </w:r>
      <w:r w:rsidRPr="005E5C68">
        <w:rPr>
          <w:rFonts w:hint="eastAsia"/>
          <w:b/>
          <w:i/>
        </w:rPr>
        <w:t>Pinch?</w:t>
      </w:r>
      <w:r>
        <w:rPr>
          <w:rFonts w:hint="eastAsia"/>
        </w:rPr>
        <w:t>变灰，</w:t>
      </w:r>
      <w:r>
        <w:rPr>
          <w:rFonts w:hint="eastAsia"/>
        </w:rPr>
        <w:t>if Medium=</w:t>
      </w:r>
      <w:r w:rsidRPr="005E5C68">
        <w:rPr>
          <w:rFonts w:hint="eastAsia"/>
          <w:b/>
          <w:i/>
        </w:rPr>
        <w:t>Fired Heater,</w:t>
      </w:r>
      <w:r>
        <w:rPr>
          <w:rFonts w:hint="eastAsia"/>
        </w:rPr>
        <w:t xml:space="preserve"> </w:t>
      </w:r>
      <w:r w:rsidRPr="005E5C68">
        <w:rPr>
          <w:rFonts w:hint="eastAsia"/>
          <w:b/>
          <w:i/>
        </w:rPr>
        <w:t>Duty Factor</w:t>
      </w:r>
      <w:r>
        <w:rPr>
          <w:rFonts w:hint="eastAsia"/>
        </w:rPr>
        <w:t>=0.4</w:t>
      </w:r>
      <w:r>
        <w:rPr>
          <w:rFonts w:hint="eastAsia"/>
        </w:rPr>
        <w:t>（可编辑），否则</w:t>
      </w:r>
      <w:r w:rsidRPr="005E5C68">
        <w:rPr>
          <w:rFonts w:hint="eastAsia"/>
          <w:b/>
          <w:i/>
        </w:rPr>
        <w:t>Duty Factor</w:t>
      </w:r>
      <w:r>
        <w:rPr>
          <w:rFonts w:hint="eastAsia"/>
        </w:rPr>
        <w:t>=0</w:t>
      </w:r>
      <w:r>
        <w:rPr>
          <w:rFonts w:hint="eastAsia"/>
        </w:rPr>
        <w:t>（不可编辑）。</w:t>
      </w:r>
    </w:p>
    <w:p w:rsidR="00407572" w:rsidRPr="00C4456C" w:rsidRDefault="00407572" w:rsidP="00D742EE">
      <w:pPr>
        <w:pStyle w:val="a6"/>
        <w:numPr>
          <w:ilvl w:val="1"/>
          <w:numId w:val="29"/>
        </w:numPr>
        <w:ind w:firstLineChars="0"/>
        <w:rPr>
          <w:b/>
          <w:i/>
        </w:rPr>
      </w:pPr>
      <w:r>
        <w:t>I</w:t>
      </w:r>
      <w:r>
        <w:rPr>
          <w:rFonts w:hint="eastAsia"/>
        </w:rPr>
        <w:t>f flag[stop]=0</w:t>
      </w:r>
      <w:r w:rsidR="00C4456C">
        <w:rPr>
          <w:rFonts w:hint="eastAsia"/>
        </w:rPr>
        <w:t xml:space="preserve"> &amp; flag[pinch]=1</w:t>
      </w:r>
      <w:r w:rsidR="00C4456C">
        <w:rPr>
          <w:rFonts w:hint="eastAsia"/>
        </w:rPr>
        <w:t>，点击</w:t>
      </w:r>
      <w:r w:rsidR="00C4456C" w:rsidRPr="005E5C68">
        <w:rPr>
          <w:rFonts w:hint="eastAsia"/>
          <w:b/>
          <w:i/>
        </w:rPr>
        <w:t>calculate</w:t>
      </w:r>
      <w:r w:rsidR="00C4456C">
        <w:rPr>
          <w:rFonts w:hint="eastAsia"/>
        </w:rPr>
        <w:t>按钮启动</w:t>
      </w:r>
      <w:r w:rsidR="00C4456C">
        <w:rPr>
          <w:rFonts w:hint="eastAsia"/>
        </w:rPr>
        <w:t>Pinch</w:t>
      </w:r>
      <w:r w:rsidR="00C4456C">
        <w:rPr>
          <w:rFonts w:hint="eastAsia"/>
        </w:rPr>
        <w:t>界面计算</w:t>
      </w:r>
      <w:r w:rsidR="00C4456C">
        <w:rPr>
          <w:rFonts w:hint="eastAsia"/>
        </w:rPr>
        <w:t>Pinch</w:t>
      </w:r>
      <w:r w:rsidR="00C4456C">
        <w:rPr>
          <w:rFonts w:hint="eastAsia"/>
        </w:rPr>
        <w:t>的</w:t>
      </w:r>
      <w:r w:rsidR="00C4456C" w:rsidRPr="005E5C68">
        <w:rPr>
          <w:rFonts w:hint="eastAsia"/>
          <w:b/>
          <w:i/>
        </w:rPr>
        <w:t>Duty Factor</w:t>
      </w:r>
      <w:r w:rsidR="00C4456C">
        <w:rPr>
          <w:rFonts w:hint="eastAsia"/>
        </w:rPr>
        <w:t>（</w:t>
      </w:r>
      <w:r w:rsidR="00C4456C">
        <w:rPr>
          <w:rFonts w:hint="eastAsia"/>
        </w:rPr>
        <w:t>Duty Factor</w:t>
      </w:r>
      <w:r w:rsidR="00C4456C">
        <w:rPr>
          <w:rFonts w:hint="eastAsia"/>
        </w:rPr>
        <w:t>变灰）。</w:t>
      </w:r>
    </w:p>
    <w:p w:rsidR="00C4456C" w:rsidRPr="002771DB" w:rsidRDefault="00C4456C" w:rsidP="00D742EE">
      <w:pPr>
        <w:pStyle w:val="a6"/>
        <w:numPr>
          <w:ilvl w:val="1"/>
          <w:numId w:val="29"/>
        </w:numPr>
        <w:ind w:firstLineChars="0"/>
        <w:rPr>
          <w:b/>
          <w:i/>
        </w:rPr>
      </w:pPr>
      <w:r>
        <w:t>I</w:t>
      </w:r>
      <w:r>
        <w:rPr>
          <w:rFonts w:hint="eastAsia"/>
        </w:rPr>
        <w:t>f flag[stop]=0 &amp; flag[pinch]=0</w:t>
      </w:r>
      <w:r>
        <w:rPr>
          <w:rFonts w:hint="eastAsia"/>
        </w:rPr>
        <w:t>，</w:t>
      </w:r>
      <w:r w:rsidRPr="005E5C68">
        <w:rPr>
          <w:rFonts w:hint="eastAsia"/>
          <w:b/>
          <w:i/>
        </w:rPr>
        <w:t>Duty Factor</w:t>
      </w:r>
      <w:r>
        <w:rPr>
          <w:rFonts w:hint="eastAsia"/>
        </w:rPr>
        <w:t>可编辑，缺省值</w:t>
      </w:r>
      <w:r>
        <w:rPr>
          <w:rFonts w:hint="eastAsia"/>
        </w:rPr>
        <w:t>=1.</w:t>
      </w:r>
    </w:p>
    <w:p w:rsidR="002771DB" w:rsidRPr="002771DB" w:rsidRDefault="002771DB" w:rsidP="002771DB">
      <w:pPr>
        <w:ind w:left="420"/>
        <w:rPr>
          <w:b/>
          <w:i/>
        </w:rPr>
      </w:pPr>
      <w:r>
        <w:rPr>
          <w:rFonts w:hint="eastAsia"/>
          <w:b/>
          <w:i/>
          <w:noProof/>
        </w:rPr>
        <w:drawing>
          <wp:inline distT="0" distB="0" distL="0" distR="0">
            <wp:extent cx="5274310" cy="1808079"/>
            <wp:effectExtent l="19050" t="0" r="2540" b="0"/>
            <wp:docPr id="7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8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2EE" w:rsidRDefault="000C4BD7" w:rsidP="000C4BD7">
      <w:pPr>
        <w:pStyle w:val="a6"/>
        <w:numPr>
          <w:ilvl w:val="0"/>
          <w:numId w:val="29"/>
        </w:numPr>
        <w:ind w:firstLineChars="0"/>
        <w:rPr>
          <w:b/>
          <w:i/>
        </w:rPr>
      </w:pPr>
      <w:r w:rsidRPr="00F46367">
        <w:rPr>
          <w:rFonts w:hint="eastAsia"/>
          <w:b/>
          <w:i/>
        </w:rPr>
        <w:t>Pumparound</w:t>
      </w:r>
      <w:r>
        <w:rPr>
          <w:rFonts w:hint="eastAsia"/>
          <w:b/>
          <w:i/>
        </w:rPr>
        <w:t xml:space="preserve"> (Heating)</w:t>
      </w:r>
    </w:p>
    <w:p w:rsidR="000C4BD7" w:rsidRPr="001A7AEC" w:rsidRDefault="000C4BD7" w:rsidP="000C4BD7">
      <w:pPr>
        <w:pStyle w:val="a6"/>
        <w:numPr>
          <w:ilvl w:val="1"/>
          <w:numId w:val="29"/>
        </w:numPr>
        <w:ind w:firstLineChars="0"/>
        <w:rPr>
          <w:b/>
          <w:i/>
        </w:rPr>
      </w:pPr>
      <w:r>
        <w:rPr>
          <w:rFonts w:hint="eastAsia"/>
          <w:b/>
          <w:i/>
        </w:rPr>
        <w:t>Pumparound</w:t>
      </w:r>
      <w:r>
        <w:rPr>
          <w:rFonts w:hint="eastAsia"/>
        </w:rPr>
        <w:t>(Heating)</w:t>
      </w:r>
      <w:r>
        <w:rPr>
          <w:rFonts w:hint="eastAsia"/>
        </w:rPr>
        <w:t>包括</w:t>
      </w:r>
      <w:r>
        <w:rPr>
          <w:rFonts w:hint="eastAsia"/>
        </w:rPr>
        <w:t>Duty&gt;0</w:t>
      </w:r>
      <w:r>
        <w:rPr>
          <w:rFonts w:hint="eastAsia"/>
        </w:rPr>
        <w:t>的中间换热器</w:t>
      </w:r>
      <w:r w:rsidR="00A742BE">
        <w:rPr>
          <w:rFonts w:hint="eastAsia"/>
        </w:rPr>
        <w:t>，缺省设置</w:t>
      </w:r>
      <w:r w:rsidR="00A742BE">
        <w:rPr>
          <w:rFonts w:hint="eastAsia"/>
        </w:rPr>
        <w:t>3</w:t>
      </w:r>
      <w:r w:rsidR="00A742BE">
        <w:rPr>
          <w:rFonts w:hint="eastAsia"/>
        </w:rPr>
        <w:t>行。</w:t>
      </w:r>
    </w:p>
    <w:p w:rsidR="001A7AEC" w:rsidRPr="001849BB" w:rsidRDefault="001849BB" w:rsidP="000C4BD7">
      <w:pPr>
        <w:pStyle w:val="a6"/>
        <w:numPr>
          <w:ilvl w:val="1"/>
          <w:numId w:val="29"/>
        </w:numPr>
        <w:ind w:firstLineChars="0"/>
      </w:pPr>
      <w:r w:rsidRPr="001849BB">
        <w:rPr>
          <w:rFonts w:hint="eastAsia"/>
        </w:rPr>
        <w:t>设置</w:t>
      </w:r>
      <w:r w:rsidR="005A68B0">
        <w:rPr>
          <w:rFonts w:hint="eastAsia"/>
        </w:rPr>
        <w:t>方法</w:t>
      </w:r>
      <w:r w:rsidRPr="001849BB">
        <w:rPr>
          <w:rFonts w:hint="eastAsia"/>
        </w:rPr>
        <w:t>与</w:t>
      </w:r>
      <w:r w:rsidRPr="001849BB">
        <w:rPr>
          <w:rFonts w:hint="eastAsia"/>
          <w:b/>
          <w:i/>
        </w:rPr>
        <w:t>Reboiler</w:t>
      </w:r>
      <w:r w:rsidRPr="001849BB">
        <w:rPr>
          <w:rFonts w:hint="eastAsia"/>
        </w:rPr>
        <w:t>相同。</w:t>
      </w:r>
    </w:p>
    <w:p w:rsidR="002771DB" w:rsidRPr="002771DB" w:rsidRDefault="009E4745" w:rsidP="002771DB">
      <w:pPr>
        <w:rPr>
          <w:b/>
          <w:i/>
        </w:rPr>
      </w:pPr>
      <w:r>
        <w:rPr>
          <w:rFonts w:hint="eastAsia"/>
          <w:b/>
          <w:i/>
          <w:noProof/>
        </w:rPr>
        <w:drawing>
          <wp:inline distT="0" distB="0" distL="0" distR="0">
            <wp:extent cx="5274310" cy="1827386"/>
            <wp:effectExtent l="19050" t="0" r="2540" b="0"/>
            <wp:docPr id="75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7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BD7" w:rsidRPr="000C4BD7" w:rsidRDefault="005E3B61" w:rsidP="000C4BD7">
      <w:pPr>
        <w:pStyle w:val="a6"/>
        <w:numPr>
          <w:ilvl w:val="0"/>
          <w:numId w:val="29"/>
        </w:numPr>
        <w:ind w:firstLineChars="0"/>
      </w:pPr>
      <w:r w:rsidRPr="000C4BD7">
        <w:rPr>
          <w:rFonts w:hint="eastAsia"/>
          <w:b/>
          <w:i/>
        </w:rPr>
        <w:t>Condenser</w:t>
      </w:r>
      <w:r w:rsidR="000C4BD7" w:rsidRPr="000C4BD7">
        <w:rPr>
          <w:rFonts w:hint="eastAsia"/>
          <w:b/>
          <w:i/>
        </w:rPr>
        <w:t xml:space="preserve">: </w:t>
      </w:r>
    </w:p>
    <w:p w:rsidR="007204D6" w:rsidRDefault="007204D6" w:rsidP="000C4BD7">
      <w:pPr>
        <w:pStyle w:val="a6"/>
        <w:numPr>
          <w:ilvl w:val="1"/>
          <w:numId w:val="29"/>
        </w:numPr>
        <w:ind w:firstLineChars="0"/>
      </w:pPr>
      <w:r w:rsidRPr="000C4BD7">
        <w:rPr>
          <w:rFonts w:hint="eastAsia"/>
          <w:b/>
          <w:i/>
        </w:rPr>
        <w:lastRenderedPageBreak/>
        <w:t>Condenser</w:t>
      </w:r>
      <w:r w:rsidRPr="007204D6">
        <w:rPr>
          <w:rFonts w:hint="eastAsia"/>
        </w:rPr>
        <w:t>缺省可设置</w:t>
      </w:r>
      <w:r w:rsidRPr="007204D6">
        <w:rPr>
          <w:rFonts w:hint="eastAsia"/>
        </w:rPr>
        <w:t>2</w:t>
      </w:r>
      <w:r w:rsidRPr="007204D6">
        <w:rPr>
          <w:rFonts w:hint="eastAsia"/>
        </w:rPr>
        <w:t>行（通常是水冷和空冷的组合）。</w:t>
      </w:r>
    </w:p>
    <w:p w:rsidR="00EA0A6E" w:rsidRPr="000C4BD7" w:rsidRDefault="00EA0A6E" w:rsidP="00EA0A6E">
      <w:pPr>
        <w:pStyle w:val="a6"/>
        <w:numPr>
          <w:ilvl w:val="1"/>
          <w:numId w:val="29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Water, Refrigerant</w:t>
      </w:r>
      <w:r>
        <w:rPr>
          <w:rFonts w:hint="eastAsia"/>
        </w:rPr>
        <w:t>类型，</w:t>
      </w:r>
      <w:r>
        <w:rPr>
          <w:rFonts w:hint="eastAsia"/>
        </w:rPr>
        <w:t>Flag[stop]=1</w:t>
      </w:r>
      <w:r>
        <w:rPr>
          <w:rFonts w:hint="eastAsia"/>
        </w:rPr>
        <w:t>，则</w:t>
      </w:r>
      <w:r>
        <w:rPr>
          <w:rFonts w:hint="eastAsia"/>
        </w:rPr>
        <w:t>Duty Factor</w:t>
      </w:r>
      <w:r>
        <w:rPr>
          <w:rFonts w:hint="eastAsia"/>
        </w:rPr>
        <w:t>缺省设为</w:t>
      </w:r>
      <w:r>
        <w:rPr>
          <w:rFonts w:hint="eastAsia"/>
        </w:rPr>
        <w:t>0</w:t>
      </w:r>
      <w:r>
        <w:rPr>
          <w:rFonts w:hint="eastAsia"/>
        </w:rPr>
        <w:t>，如果是</w:t>
      </w:r>
      <w:r>
        <w:rPr>
          <w:rFonts w:hint="eastAsia"/>
        </w:rPr>
        <w:t>Air, Flag[stop]=1</w:t>
      </w:r>
      <w:r>
        <w:rPr>
          <w:rFonts w:hint="eastAsia"/>
        </w:rPr>
        <w:t>，则</w:t>
      </w:r>
      <w:r>
        <w:rPr>
          <w:rFonts w:hint="eastAsia"/>
        </w:rPr>
        <w:t>Duty Factor</w:t>
      </w:r>
      <w:r>
        <w:rPr>
          <w:rFonts w:hint="eastAsia"/>
        </w:rPr>
        <w:t>缺省设为</w:t>
      </w:r>
      <w:r>
        <w:rPr>
          <w:rFonts w:hint="eastAsia"/>
        </w:rPr>
        <w:t>0.2</w:t>
      </w:r>
      <w:r>
        <w:rPr>
          <w:rFonts w:hint="eastAsia"/>
        </w:rPr>
        <w:t>（可编辑），其它情况</w:t>
      </w:r>
      <w:r>
        <w:rPr>
          <w:rFonts w:hint="eastAsia"/>
        </w:rPr>
        <w:t>Duty Factor=1.</w:t>
      </w:r>
    </w:p>
    <w:p w:rsidR="00344758" w:rsidRDefault="007204D6" w:rsidP="00B53A27">
      <w:pPr>
        <w:pStyle w:val="a6"/>
        <w:numPr>
          <w:ilvl w:val="1"/>
          <w:numId w:val="29"/>
        </w:numPr>
        <w:ind w:firstLineChars="0"/>
      </w:pPr>
      <w:r>
        <w:rPr>
          <w:rFonts w:hint="eastAsia"/>
          <w:b/>
          <w:i/>
        </w:rPr>
        <w:t>Condenser</w:t>
      </w:r>
      <w:r w:rsidR="00344758">
        <w:rPr>
          <w:rFonts w:hint="eastAsia"/>
        </w:rPr>
        <w:t>的液泛计算选项：</w:t>
      </w:r>
    </w:p>
    <w:p w:rsidR="00344758" w:rsidRDefault="00344758" w:rsidP="00344758">
      <w:pPr>
        <w:pStyle w:val="a6"/>
        <w:numPr>
          <w:ilvl w:val="2"/>
          <w:numId w:val="29"/>
        </w:numPr>
        <w:ind w:firstLineChars="0"/>
      </w:pPr>
      <w:r>
        <w:rPr>
          <w:rFonts w:hint="eastAsia"/>
        </w:rPr>
        <w:t>当</w:t>
      </w:r>
      <w:r w:rsidRPr="00344758">
        <w:rPr>
          <w:rFonts w:hint="eastAsia"/>
          <w:b/>
          <w:i/>
        </w:rPr>
        <w:t>Reflux Drum Surge Time</w:t>
      </w:r>
      <w:r>
        <w:rPr>
          <w:rFonts w:hint="eastAsia"/>
        </w:rPr>
        <w:t>前的</w:t>
      </w:r>
      <w:r>
        <w:rPr>
          <w:rFonts w:hint="eastAsia"/>
        </w:rPr>
        <w:t>Check Box</w:t>
      </w:r>
      <w:r>
        <w:rPr>
          <w:rFonts w:hint="eastAsia"/>
        </w:rPr>
        <w:t>选中时，</w:t>
      </w:r>
      <w:r w:rsidRPr="00344758">
        <w:rPr>
          <w:rFonts w:hint="eastAsia"/>
          <w:b/>
          <w:i/>
        </w:rPr>
        <w:t>Flooding</w:t>
      </w:r>
      <w:r>
        <w:rPr>
          <w:rFonts w:hint="eastAsia"/>
        </w:rPr>
        <w:t>变灰。否则</w:t>
      </w:r>
      <w:r>
        <w:rPr>
          <w:rFonts w:hint="eastAsia"/>
        </w:rPr>
        <w:t xml:space="preserve"> </w:t>
      </w:r>
      <w:r w:rsidRPr="00344758">
        <w:rPr>
          <w:rFonts w:hint="eastAsia"/>
          <w:b/>
          <w:i/>
        </w:rPr>
        <w:t>Flooding</w:t>
      </w:r>
      <w:r>
        <w:rPr>
          <w:rFonts w:hint="eastAsia"/>
        </w:rPr>
        <w:t>的</w:t>
      </w:r>
      <w:r>
        <w:rPr>
          <w:rFonts w:hint="eastAsia"/>
        </w:rPr>
        <w:t>Check Box</w:t>
      </w:r>
      <w:r>
        <w:rPr>
          <w:rFonts w:hint="eastAsia"/>
        </w:rPr>
        <w:t>可操作。</w:t>
      </w:r>
    </w:p>
    <w:p w:rsidR="00344758" w:rsidRDefault="00344758" w:rsidP="00344758">
      <w:pPr>
        <w:pStyle w:val="a6"/>
        <w:numPr>
          <w:ilvl w:val="2"/>
          <w:numId w:val="29"/>
        </w:numPr>
        <w:ind w:firstLineChars="0"/>
      </w:pPr>
      <w:r>
        <w:rPr>
          <w:rFonts w:hint="eastAsia"/>
        </w:rPr>
        <w:t>点击</w:t>
      </w:r>
      <w:r w:rsidRPr="00344758">
        <w:rPr>
          <w:rFonts w:hint="eastAsia"/>
          <w:b/>
          <w:i/>
        </w:rPr>
        <w:t>Reflux Drum Surge Time</w:t>
      </w:r>
      <w:r>
        <w:rPr>
          <w:rFonts w:hint="eastAsia"/>
        </w:rPr>
        <w:t>按钮则调用</w:t>
      </w:r>
      <w:r>
        <w:rPr>
          <w:rFonts w:hint="eastAsia"/>
        </w:rPr>
        <w:t>Drum Surge Time</w:t>
      </w:r>
      <w:r>
        <w:rPr>
          <w:rFonts w:hint="eastAsia"/>
        </w:rPr>
        <w:t>界面进行计算，如果计算的</w:t>
      </w:r>
      <w:r>
        <w:rPr>
          <w:rFonts w:hint="eastAsia"/>
        </w:rPr>
        <w:t>Surge Time &lt; Threshold</w:t>
      </w:r>
      <w:r>
        <w:rPr>
          <w:rFonts w:hint="eastAsia"/>
        </w:rPr>
        <w:t>（</w:t>
      </w:r>
      <w:r>
        <w:rPr>
          <w:rFonts w:hint="eastAsia"/>
        </w:rPr>
        <w:t>Threshold</w:t>
      </w:r>
      <w:r>
        <w:rPr>
          <w:rFonts w:hint="eastAsia"/>
        </w:rPr>
        <w:t>在</w:t>
      </w:r>
      <w:r>
        <w:rPr>
          <w:rFonts w:hint="eastAsia"/>
        </w:rPr>
        <w:t>Global Setting</w:t>
      </w:r>
      <w:r>
        <w:rPr>
          <w:rFonts w:hint="eastAsia"/>
        </w:rPr>
        <w:t>里面设置），则</w:t>
      </w:r>
      <w:r>
        <w:rPr>
          <w:rFonts w:hint="eastAsia"/>
        </w:rPr>
        <w:t>Flag[flooding]=1</w:t>
      </w:r>
      <w:r>
        <w:rPr>
          <w:rFonts w:hint="eastAsia"/>
        </w:rPr>
        <w:t>，否则为</w:t>
      </w:r>
      <w:r>
        <w:rPr>
          <w:rFonts w:hint="eastAsia"/>
        </w:rPr>
        <w:t>0.</w:t>
      </w:r>
    </w:p>
    <w:p w:rsidR="00344758" w:rsidRDefault="00344758" w:rsidP="00344758">
      <w:pPr>
        <w:pStyle w:val="a6"/>
        <w:numPr>
          <w:ilvl w:val="2"/>
          <w:numId w:val="29"/>
        </w:numPr>
        <w:ind w:firstLineChars="0"/>
      </w:pPr>
      <w:r>
        <w:rPr>
          <w:rFonts w:hint="eastAsia"/>
        </w:rPr>
        <w:t>Flooding</w:t>
      </w:r>
      <w:r>
        <w:rPr>
          <w:rFonts w:hint="eastAsia"/>
        </w:rPr>
        <w:t>的</w:t>
      </w:r>
      <w:r>
        <w:rPr>
          <w:rFonts w:hint="eastAsia"/>
        </w:rPr>
        <w:t>Check Box</w:t>
      </w:r>
      <w:r>
        <w:rPr>
          <w:rFonts w:hint="eastAsia"/>
        </w:rPr>
        <w:t>勾上，则</w:t>
      </w:r>
      <w:r>
        <w:rPr>
          <w:rFonts w:hint="eastAsia"/>
        </w:rPr>
        <w:t>Flag[flooding]=1.</w:t>
      </w:r>
    </w:p>
    <w:p w:rsidR="00344758" w:rsidRDefault="00344758" w:rsidP="00344758">
      <w:pPr>
        <w:pStyle w:val="a6"/>
        <w:numPr>
          <w:ilvl w:val="2"/>
          <w:numId w:val="29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Flag[Flooding]=1</w:t>
      </w:r>
      <w:r>
        <w:rPr>
          <w:rFonts w:hint="eastAsia"/>
        </w:rPr>
        <w:t>，则</w:t>
      </w:r>
      <w:r w:rsidRPr="00344758">
        <w:rPr>
          <w:rFonts w:hint="eastAsia"/>
          <w:b/>
          <w:i/>
        </w:rPr>
        <w:t>Stop?</w:t>
      </w:r>
      <w:r>
        <w:rPr>
          <w:rFonts w:hint="eastAsia"/>
        </w:rPr>
        <w:t>列和</w:t>
      </w:r>
      <w:r w:rsidRPr="00344758">
        <w:rPr>
          <w:rFonts w:hint="eastAsia"/>
          <w:b/>
          <w:i/>
        </w:rPr>
        <w:t>Duty Factor</w:t>
      </w:r>
      <w:r>
        <w:rPr>
          <w:rFonts w:hint="eastAsia"/>
        </w:rPr>
        <w:t>列变灰，</w:t>
      </w:r>
      <w:r w:rsidRPr="00344758">
        <w:rPr>
          <w:rFonts w:hint="eastAsia"/>
          <w:b/>
          <w:i/>
        </w:rPr>
        <w:t>Duty Factor</w:t>
      </w:r>
      <w:r>
        <w:rPr>
          <w:rFonts w:hint="eastAsia"/>
        </w:rPr>
        <w:t>全部为</w:t>
      </w:r>
      <w:r>
        <w:rPr>
          <w:rFonts w:hint="eastAsia"/>
        </w:rPr>
        <w:t>0.</w:t>
      </w:r>
    </w:p>
    <w:p w:rsidR="005E3B61" w:rsidRDefault="00B612F8" w:rsidP="009A313A">
      <w:r>
        <w:rPr>
          <w:rFonts w:hint="eastAsia"/>
          <w:noProof/>
        </w:rPr>
        <w:drawing>
          <wp:inline distT="0" distB="0" distL="0" distR="0">
            <wp:extent cx="5274310" cy="1796980"/>
            <wp:effectExtent l="19050" t="0" r="2540" b="0"/>
            <wp:docPr id="80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779" w:rsidRPr="001A7AEC" w:rsidRDefault="003F6779" w:rsidP="003F6779">
      <w:pPr>
        <w:pStyle w:val="a6"/>
        <w:numPr>
          <w:ilvl w:val="0"/>
          <w:numId w:val="29"/>
        </w:numPr>
        <w:ind w:firstLineChars="0"/>
      </w:pPr>
      <w:r>
        <w:rPr>
          <w:rFonts w:hint="eastAsia"/>
          <w:b/>
          <w:i/>
        </w:rPr>
        <w:t>Pumparound(Cooling)</w:t>
      </w:r>
      <w:r w:rsidRPr="000C4BD7">
        <w:rPr>
          <w:rFonts w:hint="eastAsia"/>
          <w:b/>
          <w:i/>
        </w:rPr>
        <w:t xml:space="preserve">: </w:t>
      </w:r>
    </w:p>
    <w:p w:rsidR="001A7AEC" w:rsidRDefault="001A7AEC" w:rsidP="001A7AEC">
      <w:pPr>
        <w:pStyle w:val="a6"/>
        <w:numPr>
          <w:ilvl w:val="1"/>
          <w:numId w:val="29"/>
        </w:numPr>
        <w:ind w:firstLineChars="0"/>
      </w:pPr>
      <w:r>
        <w:rPr>
          <w:rFonts w:hint="eastAsia"/>
        </w:rPr>
        <w:t>Pumparound(Cooling)</w:t>
      </w:r>
      <w:r>
        <w:rPr>
          <w:rFonts w:hint="eastAsia"/>
        </w:rPr>
        <w:t>包括</w:t>
      </w:r>
      <w:r>
        <w:rPr>
          <w:rFonts w:hint="eastAsia"/>
        </w:rPr>
        <w:t>Duty&lt;0</w:t>
      </w:r>
      <w:r>
        <w:rPr>
          <w:rFonts w:hint="eastAsia"/>
        </w:rPr>
        <w:t>的中间换热器</w:t>
      </w:r>
    </w:p>
    <w:p w:rsidR="00B612F8" w:rsidRPr="000C4BD7" w:rsidRDefault="00B612F8" w:rsidP="001A7AEC">
      <w:pPr>
        <w:pStyle w:val="a6"/>
        <w:numPr>
          <w:ilvl w:val="1"/>
          <w:numId w:val="29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Water, Refrigerant</w:t>
      </w:r>
      <w:r>
        <w:rPr>
          <w:rFonts w:hint="eastAsia"/>
        </w:rPr>
        <w:t>类型，</w:t>
      </w:r>
      <w:r>
        <w:rPr>
          <w:rFonts w:hint="eastAsia"/>
        </w:rPr>
        <w:t>Flag[stop]=1</w:t>
      </w:r>
      <w:r>
        <w:rPr>
          <w:rFonts w:hint="eastAsia"/>
        </w:rPr>
        <w:t>，则</w:t>
      </w:r>
      <w:r>
        <w:rPr>
          <w:rFonts w:hint="eastAsia"/>
        </w:rPr>
        <w:t>Duty Factor</w:t>
      </w:r>
      <w:r>
        <w:rPr>
          <w:rFonts w:hint="eastAsia"/>
        </w:rPr>
        <w:t>缺省设为</w:t>
      </w:r>
      <w:r>
        <w:rPr>
          <w:rFonts w:hint="eastAsia"/>
        </w:rPr>
        <w:t>0</w:t>
      </w:r>
      <w:r>
        <w:rPr>
          <w:rFonts w:hint="eastAsia"/>
        </w:rPr>
        <w:t>，如果是</w:t>
      </w:r>
      <w:r>
        <w:rPr>
          <w:rFonts w:hint="eastAsia"/>
        </w:rPr>
        <w:t>Air, Flag[stop]=1</w:t>
      </w:r>
      <w:r>
        <w:rPr>
          <w:rFonts w:hint="eastAsia"/>
        </w:rPr>
        <w:t>，则</w:t>
      </w:r>
      <w:r>
        <w:rPr>
          <w:rFonts w:hint="eastAsia"/>
        </w:rPr>
        <w:t>Duty Factor</w:t>
      </w:r>
      <w:r>
        <w:rPr>
          <w:rFonts w:hint="eastAsia"/>
        </w:rPr>
        <w:t>缺省设为</w:t>
      </w:r>
      <w:r>
        <w:rPr>
          <w:rFonts w:hint="eastAsia"/>
        </w:rPr>
        <w:t>0.2</w:t>
      </w:r>
      <w:r>
        <w:rPr>
          <w:rFonts w:hint="eastAsia"/>
        </w:rPr>
        <w:t>（可编辑）</w:t>
      </w:r>
      <w:r w:rsidR="00EB70FD">
        <w:rPr>
          <w:rFonts w:hint="eastAsia"/>
        </w:rPr>
        <w:t>，其它情况</w:t>
      </w:r>
      <w:r w:rsidR="00EB70FD">
        <w:rPr>
          <w:rFonts w:hint="eastAsia"/>
        </w:rPr>
        <w:t>Duty Factor=1.</w:t>
      </w:r>
    </w:p>
    <w:p w:rsidR="003F6779" w:rsidRDefault="00B612F8" w:rsidP="009A313A">
      <w:r>
        <w:rPr>
          <w:noProof/>
        </w:rPr>
        <w:drawing>
          <wp:inline distT="0" distB="0" distL="0" distR="0">
            <wp:extent cx="5274310" cy="1594138"/>
            <wp:effectExtent l="19050" t="0" r="2540" b="0"/>
            <wp:docPr id="81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4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CFA" w:rsidRDefault="00766CFA" w:rsidP="00E427ED">
      <w:pPr>
        <w:widowControl/>
        <w:spacing w:after="156"/>
        <w:jc w:val="left"/>
        <w:rPr>
          <w:b/>
          <w:sz w:val="32"/>
        </w:rPr>
      </w:pPr>
      <w:r>
        <w:br w:type="page"/>
      </w:r>
    </w:p>
    <w:p w:rsidR="00FF4453" w:rsidRDefault="00FF4453" w:rsidP="006B0035">
      <w:pPr>
        <w:pStyle w:val="1"/>
        <w:spacing w:after="156"/>
        <w:ind w:left="0"/>
      </w:pPr>
      <w:bookmarkStart w:id="78" w:name="_Toc382316050"/>
      <w:r>
        <w:rPr>
          <w:rFonts w:hint="eastAsia"/>
        </w:rPr>
        <w:lastRenderedPageBreak/>
        <w:t>附件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F677CE">
        <w:rPr>
          <w:rFonts w:hint="eastAsia"/>
        </w:rPr>
        <w:t xml:space="preserve">Control </w:t>
      </w:r>
      <w:r>
        <w:rPr>
          <w:rFonts w:hint="eastAsia"/>
        </w:rPr>
        <w:t>Valve capacity calculation</w:t>
      </w:r>
      <w:bookmarkEnd w:id="78"/>
      <w:r>
        <w:rPr>
          <w:rFonts w:hint="eastAsia"/>
        </w:rPr>
        <w:t xml:space="preserve"> </w:t>
      </w:r>
    </w:p>
    <w:p w:rsidR="003A5EE2" w:rsidRDefault="00FE206C" w:rsidP="00DC7A7A">
      <w:pPr>
        <w:pStyle w:val="20"/>
        <w:spacing w:before="156" w:after="156"/>
      </w:pPr>
      <w:bookmarkStart w:id="79" w:name="_Toc382316051"/>
      <w:r>
        <w:rPr>
          <w:rFonts w:hint="eastAsia"/>
        </w:rPr>
        <w:t>Control valve capacity calculation method</w:t>
      </w:r>
      <w:bookmarkEnd w:id="79"/>
    </w:p>
    <w:p w:rsidR="00C52F9E" w:rsidRDefault="00C52F9E" w:rsidP="00DC7A7A">
      <w:pPr>
        <w:pStyle w:val="3"/>
        <w:spacing w:before="156" w:after="156"/>
      </w:pPr>
      <w:bookmarkStart w:id="80" w:name="_Toc382316052"/>
      <w:r>
        <w:rPr>
          <w:rFonts w:hint="eastAsia"/>
        </w:rPr>
        <w:t>Darcy</w:t>
      </w:r>
      <w:r>
        <w:rPr>
          <w:rFonts w:hint="eastAsia"/>
        </w:rPr>
        <w:t>公式</w:t>
      </w:r>
      <w:r w:rsidR="00CB2C6F">
        <w:rPr>
          <w:rFonts w:hint="eastAsia"/>
        </w:rPr>
        <w:t>（缺省方法）</w:t>
      </w:r>
      <w:bookmarkEnd w:id="80"/>
    </w:p>
    <w:p w:rsidR="00C52F9E" w:rsidRDefault="00C52F9E" w:rsidP="00E427ED">
      <w:pPr>
        <w:pStyle w:val="a6"/>
        <w:numPr>
          <w:ilvl w:val="0"/>
          <w:numId w:val="14"/>
        </w:numPr>
        <w:spacing w:after="156"/>
        <w:ind w:firstLineChars="0"/>
        <w:contextualSpacing/>
        <w:jc w:val="left"/>
      </w:pPr>
      <w:r w:rsidRPr="005917CC">
        <w:t>确定入口阀的总</w:t>
      </w:r>
      <w:r w:rsidRPr="005917CC">
        <w:t>Cv</w:t>
      </w:r>
      <w:r w:rsidRPr="005917CC">
        <w:t>值</w:t>
      </w:r>
    </w:p>
    <w:p w:rsidR="00C52F9E" w:rsidRPr="005917CC" w:rsidRDefault="00C52F9E" w:rsidP="00EA7941">
      <w:pPr>
        <w:pStyle w:val="30"/>
        <w:numPr>
          <w:ilvl w:val="0"/>
          <w:numId w:val="14"/>
        </w:numPr>
        <w:spacing w:afterLines="50" w:after="156" w:line="240" w:lineRule="auto"/>
        <w:contextualSpacing/>
        <w:jc w:val="left"/>
      </w:pPr>
      <w:r w:rsidRPr="005917CC">
        <w:t>以上游的条件为入口条件，确定</w:t>
      </w:r>
      <w:r w:rsidRPr="005917CC">
        <w:t>Rmass, kg/m3</w:t>
      </w:r>
    </w:p>
    <w:p w:rsidR="00C52F9E" w:rsidRPr="005917CC" w:rsidRDefault="00C52F9E" w:rsidP="00EA7941">
      <w:pPr>
        <w:pStyle w:val="30"/>
        <w:numPr>
          <w:ilvl w:val="0"/>
          <w:numId w:val="14"/>
        </w:numPr>
        <w:spacing w:afterLines="50" w:after="156" w:line="240" w:lineRule="auto"/>
        <w:contextualSpacing/>
        <w:jc w:val="left"/>
      </w:pPr>
      <w:r w:rsidRPr="005917CC">
        <w:t>上游压力</w:t>
      </w:r>
      <w:r w:rsidRPr="005917CC">
        <w:t>P[upstream]</w:t>
      </w:r>
      <w:r w:rsidRPr="005917CC">
        <w:t>为上游设备的操作压力</w:t>
      </w:r>
      <w:r w:rsidRPr="005917CC">
        <w:t>,Mpa</w:t>
      </w:r>
    </w:p>
    <w:p w:rsidR="00C52F9E" w:rsidRPr="005917CC" w:rsidRDefault="00C52F9E" w:rsidP="00EA7941">
      <w:pPr>
        <w:pStyle w:val="30"/>
        <w:numPr>
          <w:ilvl w:val="0"/>
          <w:numId w:val="14"/>
        </w:numPr>
        <w:spacing w:afterLines="50" w:after="156" w:line="240" w:lineRule="auto"/>
        <w:contextualSpacing/>
        <w:jc w:val="left"/>
      </w:pPr>
      <w:r w:rsidRPr="005917CC">
        <w:t>下游压力</w:t>
      </w:r>
      <w:r w:rsidRPr="005917CC">
        <w:t>P[downstream]=P[relief], Mpa</w:t>
      </w:r>
    </w:p>
    <w:p w:rsidR="00C52F9E" w:rsidRPr="005917CC" w:rsidRDefault="00C52F9E" w:rsidP="00EA7941">
      <w:pPr>
        <w:pStyle w:val="30"/>
        <w:numPr>
          <w:ilvl w:val="0"/>
          <w:numId w:val="14"/>
        </w:numPr>
        <w:spacing w:afterLines="50" w:after="156" w:line="240" w:lineRule="auto"/>
        <w:contextualSpacing/>
        <w:jc w:val="left"/>
      </w:pPr>
      <m:oMath>
        <m:r>
          <m:rPr>
            <m:sty m:val="p"/>
          </m:rPr>
          <w:rPr>
            <w:rFonts w:ascii="Cambria Math" w:hAnsi="Cambria Math"/>
          </w:rPr>
          <m:t>∆</m:t>
        </m:r>
        <m:r>
          <m:rPr>
            <m:sty m:val="p"/>
          </m:rPr>
          <w:rPr>
            <w:rFonts w:ascii="Cambria Math"/>
          </w:rPr>
          <m:t>P=P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/>
              </w:rPr>
              <m:t>upstream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/>
              </w:rPr>
              <m:t>downstream</m:t>
            </m:r>
          </m:e>
        </m:d>
        <m:r>
          <m:rPr>
            <m:sty m:val="p"/>
          </m:rPr>
          <w:rPr>
            <w:rFonts w:ascii="Cambria Math"/>
          </w:rPr>
          <m:t>, MPa</m:t>
        </m:r>
      </m:oMath>
    </w:p>
    <w:p w:rsidR="00C52F9E" w:rsidRPr="005917CC" w:rsidRDefault="00C52F9E" w:rsidP="00EA7941">
      <w:pPr>
        <w:pStyle w:val="30"/>
        <w:numPr>
          <w:ilvl w:val="0"/>
          <w:numId w:val="14"/>
        </w:numPr>
        <w:spacing w:afterLines="50" w:after="156" w:line="240" w:lineRule="auto"/>
        <w:contextualSpacing/>
        <w:jc w:val="left"/>
      </w:pPr>
      <m:oMath>
        <m:r>
          <m:rPr>
            <m:sty m:val="p"/>
          </m:rPr>
          <w:rPr>
            <w:rFonts w:ascii="Cambria Math"/>
          </w:rPr>
          <m:t>W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/>
              </w:rPr>
              <m:t>valve</m:t>
            </m:r>
          </m:e>
        </m:d>
        <m:r>
          <m:rPr>
            <m:sty m:val="p"/>
          </m:rPr>
          <w:rPr>
            <w:rFonts w:ascii="Cambria Math"/>
          </w:rPr>
          <m:t>=0.00075379</m:t>
        </m:r>
        <m:r>
          <m:rPr>
            <m:sty m:val="p"/>
          </m:rPr>
          <w:rPr>
            <w:rFonts w:ascii="Cambria Math" w:hAnsi="Cambria Math" w:cs="Cambria Math"/>
          </w:rPr>
          <m:t>*</m:t>
        </m:r>
        <m:r>
          <m:rPr>
            <m:sty m:val="p"/>
          </m:rPr>
          <w:rPr>
            <w:rFonts w:ascii="Cambria Math"/>
          </w:rPr>
          <m:t>Cv</m:t>
        </m:r>
        <m:r>
          <m:rPr>
            <m:sty m:val="p"/>
          </m:rPr>
          <w:rPr>
            <w:rFonts w:ascii="Cambria Math" w:hAnsi="Cambria Math" w:cs="Cambria Math"/>
          </w:rPr>
          <m:t>*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  <m:r>
              <m:rPr>
                <m:sty m:val="p"/>
              </m:rPr>
              <w:rPr>
                <w:rFonts w:ascii="Cambria Math"/>
              </w:rPr>
              <m:t>P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*</m:t>
            </m:r>
            <m:r>
              <m:rPr>
                <m:sty m:val="p"/>
              </m:rPr>
              <w:rPr>
                <w:rFonts w:ascii="Cambria Math"/>
              </w:rPr>
              <m:t>1000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*</m:t>
            </m:r>
            <m:r>
              <m:rPr>
                <m:sty m:val="p"/>
              </m:rPr>
              <w:rPr>
                <w:rFonts w:ascii="Cambria Math"/>
              </w:rPr>
              <m:t>Rmass</m:t>
            </m:r>
          </m:e>
        </m:rad>
      </m:oMath>
      <w:r w:rsidRPr="005917CC">
        <w:t xml:space="preserve">*3600, kg/hr </w:t>
      </w:r>
    </w:p>
    <w:p w:rsidR="00C52F9E" w:rsidRPr="009F106D" w:rsidRDefault="00C52F9E" w:rsidP="00EA7941">
      <w:pPr>
        <w:pStyle w:val="30"/>
        <w:numPr>
          <w:ilvl w:val="0"/>
          <w:numId w:val="14"/>
        </w:numPr>
        <w:spacing w:afterLines="50" w:after="156" w:line="240" w:lineRule="auto"/>
        <w:contextualSpacing/>
        <w:jc w:val="left"/>
        <w:rPr>
          <w:rFonts w:ascii="Cambria Math"/>
        </w:rPr>
      </w:pPr>
      <w:r w:rsidRPr="009F106D">
        <w:rPr>
          <w:rFonts w:ascii="Cambria Math"/>
        </w:rPr>
        <w:t>（注意：公式中</w:t>
      </w:r>
      <w:r w:rsidRPr="009F106D">
        <w:rPr>
          <w:rFonts w:ascii="Cambria Math"/>
        </w:rPr>
        <w:t>1000</w:t>
      </w:r>
      <w:r w:rsidRPr="009F106D">
        <w:rPr>
          <w:rFonts w:ascii="Cambria Math"/>
        </w:rPr>
        <w:t>是指压力单位为</w:t>
      </w:r>
      <w:r w:rsidRPr="009F106D">
        <w:rPr>
          <w:rFonts w:ascii="Cambria Math"/>
        </w:rPr>
        <w:t>MPa</w:t>
      </w:r>
      <w:r w:rsidRPr="009F106D">
        <w:rPr>
          <w:rFonts w:ascii="Cambria Math"/>
        </w:rPr>
        <w:t>时的系数。）</w:t>
      </w:r>
    </w:p>
    <w:p w:rsidR="00C52F9E" w:rsidRDefault="00C52F9E" w:rsidP="00E427ED">
      <w:pPr>
        <w:spacing w:after="156"/>
      </w:pPr>
    </w:p>
    <w:p w:rsidR="00C52F9E" w:rsidRDefault="000D1DB3" w:rsidP="00DC7A7A">
      <w:pPr>
        <w:pStyle w:val="3"/>
        <w:spacing w:before="156" w:after="156"/>
      </w:pPr>
      <w:bookmarkStart w:id="81" w:name="_Toc382316053"/>
      <w:r>
        <w:rPr>
          <w:rFonts w:hint="eastAsia"/>
        </w:rPr>
        <w:t>Fisher Regulation Handbook&lt;Bechtel&gt;</w:t>
      </w:r>
      <w:r w:rsidR="00A0389E">
        <w:rPr>
          <w:rFonts w:hint="eastAsia"/>
        </w:rPr>
        <w:t>：备选方法</w:t>
      </w:r>
      <w:bookmarkEnd w:id="81"/>
    </w:p>
    <w:p w:rsidR="00FE206C" w:rsidRDefault="000D1DB3" w:rsidP="00E427ED">
      <w:pPr>
        <w:spacing w:after="156"/>
        <w:jc w:val="right"/>
      </w:pPr>
      <w:r>
        <w:rPr>
          <w:rFonts w:hint="eastAsia"/>
          <w:noProof/>
        </w:rPr>
        <w:drawing>
          <wp:inline distT="0" distB="0" distL="0" distR="0">
            <wp:extent cx="4040886" cy="803882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178" cy="80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DB3" w:rsidRDefault="000D1DB3" w:rsidP="00E427ED">
      <w:pPr>
        <w:spacing w:after="156"/>
        <w:jc w:val="right"/>
      </w:pPr>
      <w:r>
        <w:rPr>
          <w:rFonts w:hint="eastAsia"/>
          <w:noProof/>
        </w:rPr>
        <w:drawing>
          <wp:inline distT="0" distB="0" distL="0" distR="0">
            <wp:extent cx="3506876" cy="106134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429" cy="106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06C" w:rsidRDefault="00FE206C" w:rsidP="00DC7A7A">
      <w:pPr>
        <w:pStyle w:val="20"/>
        <w:spacing w:before="156" w:after="156"/>
      </w:pPr>
      <w:bookmarkStart w:id="82" w:name="_Toc382316054"/>
      <w:r>
        <w:rPr>
          <w:rFonts w:hint="eastAsia"/>
        </w:rPr>
        <w:t>计算思路</w:t>
      </w:r>
      <w:bookmarkEnd w:id="82"/>
    </w:p>
    <w:p w:rsidR="00B73D84" w:rsidRPr="00C6355B" w:rsidRDefault="00B73D84" w:rsidP="00DC7A7A">
      <w:pPr>
        <w:pStyle w:val="3"/>
        <w:spacing w:before="156" w:after="156"/>
      </w:pPr>
      <w:bookmarkStart w:id="83" w:name="_Toc382316055"/>
      <w:r w:rsidRPr="00C6355B">
        <w:rPr>
          <w:rFonts w:hint="eastAsia"/>
        </w:rPr>
        <w:t>Liquid Flashing</w:t>
      </w:r>
      <w:r w:rsidRPr="00C6355B">
        <w:rPr>
          <w:rFonts w:hint="eastAsia"/>
        </w:rPr>
        <w:t>：</w:t>
      </w:r>
      <w:bookmarkEnd w:id="83"/>
    </w:p>
    <w:p w:rsidR="00B73D84" w:rsidRDefault="00B73D84" w:rsidP="00EA7941">
      <w:pPr>
        <w:pStyle w:val="30"/>
        <w:numPr>
          <w:ilvl w:val="0"/>
          <w:numId w:val="14"/>
        </w:numPr>
        <w:spacing w:afterLines="50" w:after="156" w:line="240" w:lineRule="auto"/>
        <w:contextualSpacing/>
        <w:jc w:val="left"/>
        <w:rPr>
          <w:rFonts w:ascii="Cambria Math"/>
        </w:rPr>
      </w:pPr>
      <w:r>
        <w:rPr>
          <w:rFonts w:ascii="Cambria Math" w:hint="eastAsia"/>
        </w:rPr>
        <w:t>确定入口阀的总</w:t>
      </w:r>
      <w:r>
        <w:rPr>
          <w:rFonts w:ascii="Cambria Math" w:hint="eastAsia"/>
        </w:rPr>
        <w:t>Cv</w:t>
      </w:r>
      <w:r>
        <w:rPr>
          <w:rFonts w:ascii="Cambria Math" w:hint="eastAsia"/>
        </w:rPr>
        <w:t>值</w:t>
      </w:r>
    </w:p>
    <w:p w:rsidR="003A36BB" w:rsidRPr="005917CC" w:rsidRDefault="003A36BB" w:rsidP="00EA7941">
      <w:pPr>
        <w:pStyle w:val="30"/>
        <w:numPr>
          <w:ilvl w:val="0"/>
          <w:numId w:val="14"/>
        </w:numPr>
        <w:spacing w:afterLines="50" w:after="156" w:line="240" w:lineRule="auto"/>
        <w:contextualSpacing/>
        <w:jc w:val="left"/>
      </w:pPr>
      <w:r w:rsidRPr="005917CC">
        <w:t>以上游的</w:t>
      </w:r>
      <w:r>
        <w:rPr>
          <w:rFonts w:hint="eastAsia"/>
        </w:rPr>
        <w:t>液相</w:t>
      </w:r>
      <w:r w:rsidRPr="005917CC">
        <w:t>条件为入口条件，确定</w:t>
      </w:r>
      <w:r w:rsidRPr="005917CC">
        <w:t>Rmass, kg/m3</w:t>
      </w:r>
    </w:p>
    <w:p w:rsidR="003A36BB" w:rsidRPr="005917CC" w:rsidRDefault="003A36BB" w:rsidP="00EA7941">
      <w:pPr>
        <w:pStyle w:val="30"/>
        <w:numPr>
          <w:ilvl w:val="0"/>
          <w:numId w:val="14"/>
        </w:numPr>
        <w:spacing w:afterLines="50" w:after="156" w:line="240" w:lineRule="auto"/>
        <w:contextualSpacing/>
        <w:jc w:val="left"/>
      </w:pPr>
      <w:r w:rsidRPr="005917CC">
        <w:t>上游压力</w:t>
      </w:r>
      <w:r w:rsidRPr="005917CC">
        <w:t>P[upstream]</w:t>
      </w:r>
      <w:r w:rsidRPr="005917CC">
        <w:t>为上游设备的操作压力</w:t>
      </w:r>
      <w:r w:rsidRPr="005917CC">
        <w:t>,Mpa</w:t>
      </w:r>
    </w:p>
    <w:p w:rsidR="003A36BB" w:rsidRPr="005917CC" w:rsidRDefault="003A36BB" w:rsidP="00EA7941">
      <w:pPr>
        <w:pStyle w:val="30"/>
        <w:numPr>
          <w:ilvl w:val="0"/>
          <w:numId w:val="14"/>
        </w:numPr>
        <w:spacing w:afterLines="50" w:after="156" w:line="240" w:lineRule="auto"/>
        <w:contextualSpacing/>
        <w:jc w:val="left"/>
      </w:pPr>
      <w:r w:rsidRPr="005917CC">
        <w:t>下游压力</w:t>
      </w:r>
      <w:r w:rsidRPr="005917CC">
        <w:t>P[downstream]=P[relief], Mpa</w:t>
      </w:r>
    </w:p>
    <w:p w:rsidR="00B73D84" w:rsidRDefault="003A36BB" w:rsidP="00EA7941">
      <w:pPr>
        <w:pStyle w:val="30"/>
        <w:numPr>
          <w:ilvl w:val="0"/>
          <w:numId w:val="14"/>
        </w:numPr>
        <w:spacing w:afterLines="50" w:after="156" w:line="240" w:lineRule="auto"/>
        <w:contextualSpacing/>
        <w:jc w:val="left"/>
        <w:rPr>
          <w:rFonts w:ascii="Cambria Math"/>
        </w:rPr>
      </w:pPr>
      <w:r>
        <w:rPr>
          <w:rFonts w:ascii="Cambria Math" w:hint="eastAsia"/>
        </w:rPr>
        <w:t>计算阀的液相总通量</w:t>
      </w:r>
      <w:r>
        <w:rPr>
          <w:rFonts w:ascii="Cambria Math" w:hint="eastAsia"/>
        </w:rPr>
        <w:t>, W[liquid_valve]</w:t>
      </w:r>
      <w:r>
        <w:rPr>
          <w:rFonts w:ascii="Cambria Math" w:hint="eastAsia"/>
        </w:rPr>
        <w:t>，</w:t>
      </w:r>
    </w:p>
    <w:p w:rsidR="003A36BB" w:rsidRDefault="003A36BB" w:rsidP="00EA7941">
      <w:pPr>
        <w:pStyle w:val="30"/>
        <w:numPr>
          <w:ilvl w:val="0"/>
          <w:numId w:val="14"/>
        </w:numPr>
        <w:spacing w:afterLines="50" w:after="156" w:line="240" w:lineRule="auto"/>
        <w:contextualSpacing/>
        <w:jc w:val="left"/>
        <w:rPr>
          <w:rFonts w:ascii="Cambria Math"/>
        </w:rPr>
      </w:pPr>
      <w:r>
        <w:rPr>
          <w:rFonts w:ascii="Cambria Math" w:hint="eastAsia"/>
        </w:rPr>
        <w:t>将</w:t>
      </w:r>
      <w:r>
        <w:rPr>
          <w:rFonts w:ascii="Cambria Math" w:hint="eastAsia"/>
        </w:rPr>
        <w:t>W[liquid_valve]</w:t>
      </w:r>
      <w:r>
        <w:rPr>
          <w:rFonts w:ascii="Cambria Math" w:hint="eastAsia"/>
        </w:rPr>
        <w:t>量的液相送往“</w:t>
      </w:r>
      <w:r>
        <w:rPr>
          <w:rFonts w:ascii="Cambria Math" w:hint="eastAsia"/>
        </w:rPr>
        <w:t>Flash</w:t>
      </w:r>
      <w:r>
        <w:rPr>
          <w:rFonts w:ascii="Cambria Math" w:hint="eastAsia"/>
        </w:rPr>
        <w:t>功能块”，</w:t>
      </w:r>
      <w:r>
        <w:rPr>
          <w:rFonts w:ascii="Cambria Math" w:hint="eastAsia"/>
        </w:rPr>
        <w:t>Flash</w:t>
      </w:r>
      <w:r>
        <w:rPr>
          <w:rFonts w:ascii="Cambria Math" w:hint="eastAsia"/>
        </w:rPr>
        <w:t>的压力为</w:t>
      </w:r>
      <w:r>
        <w:rPr>
          <w:rFonts w:ascii="Cambria Math" w:hint="eastAsia"/>
        </w:rPr>
        <w:t>P[relief]</w:t>
      </w:r>
      <w:r>
        <w:rPr>
          <w:rFonts w:ascii="Cambria Math" w:hint="eastAsia"/>
        </w:rPr>
        <w:t>，</w:t>
      </w:r>
      <w:r>
        <w:rPr>
          <w:rFonts w:ascii="Cambria Math" w:hint="eastAsia"/>
        </w:rPr>
        <w:t>Duty=0</w:t>
      </w:r>
      <w:r>
        <w:rPr>
          <w:rFonts w:ascii="Cambria Math" w:hint="eastAsia"/>
        </w:rPr>
        <w:t>，计算的气相量为</w:t>
      </w:r>
      <w:r>
        <w:rPr>
          <w:rFonts w:ascii="Cambria Math" w:hint="eastAsia"/>
        </w:rPr>
        <w:t>W[Flash_vapor], kg/hr</w:t>
      </w:r>
    </w:p>
    <w:p w:rsidR="003A36BB" w:rsidRPr="00C6355B" w:rsidRDefault="003A36BB" w:rsidP="00DC7A7A">
      <w:pPr>
        <w:pStyle w:val="3"/>
        <w:spacing w:before="156" w:after="156"/>
      </w:pPr>
      <w:bookmarkStart w:id="84" w:name="_Toc382316056"/>
      <w:r w:rsidRPr="00C6355B">
        <w:rPr>
          <w:rFonts w:hint="eastAsia"/>
        </w:rPr>
        <w:t>Vapor breakthrough</w:t>
      </w:r>
      <w:bookmarkEnd w:id="84"/>
    </w:p>
    <w:p w:rsidR="00932FF2" w:rsidRPr="00C6355B" w:rsidRDefault="00932FF2" w:rsidP="00EA7941">
      <w:pPr>
        <w:pStyle w:val="30"/>
        <w:numPr>
          <w:ilvl w:val="0"/>
          <w:numId w:val="14"/>
        </w:numPr>
        <w:spacing w:afterLines="50" w:after="156" w:line="240" w:lineRule="auto"/>
        <w:contextualSpacing/>
        <w:jc w:val="left"/>
        <w:rPr>
          <w:rFonts w:ascii="Cambria Math"/>
        </w:rPr>
      </w:pPr>
      <w:r w:rsidRPr="00C6355B">
        <w:rPr>
          <w:rFonts w:ascii="Cambria Math"/>
        </w:rPr>
        <w:t>确定入口阀的总</w:t>
      </w:r>
      <w:r w:rsidRPr="00C6355B">
        <w:rPr>
          <w:rFonts w:ascii="Cambria Math"/>
        </w:rPr>
        <w:t>Cv</w:t>
      </w:r>
      <w:r w:rsidRPr="00C6355B">
        <w:rPr>
          <w:rFonts w:ascii="Cambria Math"/>
        </w:rPr>
        <w:t>值</w:t>
      </w:r>
    </w:p>
    <w:p w:rsidR="00982985" w:rsidRDefault="00932FF2" w:rsidP="00EA7941">
      <w:pPr>
        <w:pStyle w:val="30"/>
        <w:numPr>
          <w:ilvl w:val="0"/>
          <w:numId w:val="14"/>
        </w:numPr>
        <w:spacing w:afterLines="50" w:after="156" w:line="240" w:lineRule="auto"/>
        <w:contextualSpacing/>
        <w:jc w:val="left"/>
        <w:rPr>
          <w:rFonts w:ascii="Cambria Math"/>
        </w:rPr>
      </w:pPr>
      <w:r w:rsidRPr="00C6355B">
        <w:rPr>
          <w:rFonts w:ascii="Cambria Math"/>
        </w:rPr>
        <w:t>以上游的条件为入口条件，确定</w:t>
      </w:r>
      <w:r w:rsidRPr="00C6355B">
        <w:rPr>
          <w:rFonts w:ascii="Cambria Math"/>
        </w:rPr>
        <w:t>Rmass, kg/m3</w:t>
      </w:r>
    </w:p>
    <w:p w:rsidR="00982985" w:rsidRPr="00982985" w:rsidRDefault="004A5290" w:rsidP="00EA7941">
      <w:pPr>
        <w:pStyle w:val="30"/>
        <w:numPr>
          <w:ilvl w:val="1"/>
          <w:numId w:val="14"/>
        </w:numPr>
        <w:spacing w:afterLines="50" w:after="156" w:line="240" w:lineRule="auto"/>
        <w:contextualSpacing/>
        <w:jc w:val="left"/>
        <w:rPr>
          <w:rFonts w:ascii="Cambria Math"/>
        </w:rPr>
      </w:pPr>
      <w:r w:rsidRPr="00982985">
        <w:rPr>
          <w:rFonts w:ascii="Cambria Math" w:hint="eastAsia"/>
          <w:i/>
        </w:rPr>
        <w:t>如果</w:t>
      </w:r>
      <w:r w:rsidR="00471AE6" w:rsidRPr="00982985">
        <w:rPr>
          <w:rFonts w:ascii="Cambria Math" w:hint="eastAsia"/>
          <w:i/>
        </w:rPr>
        <w:t>上游</w:t>
      </w:r>
      <w:r w:rsidRPr="00982985">
        <w:rPr>
          <w:rFonts w:ascii="Cambria Math" w:hint="eastAsia"/>
          <w:i/>
        </w:rPr>
        <w:t>是容器，则取指正常工况下的气相组成</w:t>
      </w:r>
    </w:p>
    <w:p w:rsidR="004A5290" w:rsidRPr="00982985" w:rsidRDefault="004A5290" w:rsidP="00EA7941">
      <w:pPr>
        <w:pStyle w:val="30"/>
        <w:numPr>
          <w:ilvl w:val="1"/>
          <w:numId w:val="14"/>
        </w:numPr>
        <w:spacing w:afterLines="50" w:after="156" w:line="240" w:lineRule="auto"/>
        <w:contextualSpacing/>
        <w:jc w:val="left"/>
        <w:rPr>
          <w:rFonts w:ascii="Cambria Math"/>
        </w:rPr>
      </w:pPr>
      <w:r w:rsidRPr="00982985">
        <w:rPr>
          <w:rFonts w:ascii="Cambria Math" w:hint="eastAsia"/>
          <w:i/>
        </w:rPr>
        <w:lastRenderedPageBreak/>
        <w:t>如果是塔，则取塔</w:t>
      </w:r>
      <w:proofErr w:type="gramStart"/>
      <w:r w:rsidRPr="00982985">
        <w:rPr>
          <w:rFonts w:ascii="Cambria Math" w:hint="eastAsia"/>
          <w:i/>
        </w:rPr>
        <w:t>釜</w:t>
      </w:r>
      <w:proofErr w:type="gramEnd"/>
      <w:r w:rsidRPr="00982985">
        <w:rPr>
          <w:rFonts w:ascii="Cambria Math" w:hint="eastAsia"/>
          <w:i/>
        </w:rPr>
        <w:t>进入最后一块塔板的气相组成</w:t>
      </w:r>
    </w:p>
    <w:p w:rsidR="00932FF2" w:rsidRPr="00C6355B" w:rsidRDefault="00932FF2" w:rsidP="00EA7941">
      <w:pPr>
        <w:pStyle w:val="30"/>
        <w:numPr>
          <w:ilvl w:val="0"/>
          <w:numId w:val="14"/>
        </w:numPr>
        <w:spacing w:afterLines="50" w:after="156" w:line="240" w:lineRule="auto"/>
        <w:contextualSpacing/>
        <w:jc w:val="left"/>
        <w:rPr>
          <w:rFonts w:ascii="Cambria Math"/>
        </w:rPr>
      </w:pPr>
      <w:r w:rsidRPr="00C6355B">
        <w:rPr>
          <w:rFonts w:ascii="Cambria Math"/>
        </w:rPr>
        <w:t>上游压力</w:t>
      </w:r>
      <w:r w:rsidRPr="00C6355B">
        <w:rPr>
          <w:rFonts w:ascii="Cambria Math"/>
        </w:rPr>
        <w:t>P[upstream]</w:t>
      </w:r>
      <w:r w:rsidRPr="00C6355B">
        <w:rPr>
          <w:rFonts w:ascii="Cambria Math"/>
        </w:rPr>
        <w:t>为上游设备的操作压力</w:t>
      </w:r>
      <w:r w:rsidRPr="00C6355B">
        <w:rPr>
          <w:rFonts w:ascii="Cambria Math"/>
        </w:rPr>
        <w:t>,Mpa</w:t>
      </w:r>
    </w:p>
    <w:p w:rsidR="00932FF2" w:rsidRPr="00C6355B" w:rsidRDefault="00932FF2" w:rsidP="00EA7941">
      <w:pPr>
        <w:pStyle w:val="30"/>
        <w:numPr>
          <w:ilvl w:val="0"/>
          <w:numId w:val="14"/>
        </w:numPr>
        <w:spacing w:afterLines="50" w:after="156" w:line="240" w:lineRule="auto"/>
        <w:contextualSpacing/>
        <w:jc w:val="left"/>
        <w:rPr>
          <w:rFonts w:ascii="Cambria Math"/>
        </w:rPr>
      </w:pPr>
      <w:r w:rsidRPr="00C6355B">
        <w:rPr>
          <w:rFonts w:ascii="Cambria Math"/>
        </w:rPr>
        <w:t>下游压力</w:t>
      </w:r>
      <w:r w:rsidRPr="00C6355B">
        <w:rPr>
          <w:rFonts w:ascii="Cambria Math"/>
        </w:rPr>
        <w:t>P[downstream]=P[relief], Mpa</w:t>
      </w:r>
    </w:p>
    <w:p w:rsidR="00932FF2" w:rsidRPr="00C6355B" w:rsidRDefault="00932FF2" w:rsidP="00EA7941">
      <w:pPr>
        <w:pStyle w:val="30"/>
        <w:numPr>
          <w:ilvl w:val="0"/>
          <w:numId w:val="14"/>
        </w:numPr>
        <w:spacing w:afterLines="50" w:after="156" w:line="240" w:lineRule="auto"/>
        <w:contextualSpacing/>
        <w:jc w:val="left"/>
        <w:rPr>
          <w:rFonts w:ascii="Cambria Math"/>
        </w:rPr>
      </w:pPr>
      <m:oMath>
        <m:r>
          <m:rPr>
            <m:sty m:val="p"/>
          </m:rPr>
          <w:rPr>
            <w:rFonts w:ascii="Cambria Math" w:hAnsi="Cambria Math"/>
          </w:rPr>
          <m:t>∆</m:t>
        </m:r>
        <m:r>
          <m:rPr>
            <m:sty m:val="p"/>
          </m:rPr>
          <w:rPr>
            <w:rFonts w:ascii="Cambria Math"/>
          </w:rPr>
          <m:t>P=P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/>
              </w:rPr>
              <m:t>upstream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/>
              </w:rPr>
              <m:t>downstream</m:t>
            </m:r>
          </m:e>
        </m:d>
        <m:r>
          <m:rPr>
            <m:sty m:val="p"/>
          </m:rPr>
          <w:rPr>
            <w:rFonts w:ascii="Cambria Math"/>
          </w:rPr>
          <m:t>, MPa</m:t>
        </m:r>
      </m:oMath>
    </w:p>
    <w:p w:rsidR="004A5290" w:rsidRPr="00C6355B" w:rsidRDefault="00932FF2" w:rsidP="00EA7941">
      <w:pPr>
        <w:pStyle w:val="30"/>
        <w:numPr>
          <w:ilvl w:val="0"/>
          <w:numId w:val="14"/>
        </w:numPr>
        <w:spacing w:afterLines="50" w:after="156" w:line="240" w:lineRule="auto"/>
        <w:contextualSpacing/>
        <w:jc w:val="left"/>
        <w:rPr>
          <w:rFonts w:ascii="Cambria Math"/>
        </w:rPr>
      </w:pPr>
      <w:r>
        <w:rPr>
          <w:rFonts w:ascii="Cambria Math" w:hint="eastAsia"/>
        </w:rPr>
        <w:t>调用</w:t>
      </w:r>
      <w:r>
        <w:rPr>
          <w:rFonts w:ascii="Cambria Math" w:hint="eastAsia"/>
        </w:rPr>
        <w:t>Control Valve Capacity Calculation Method</w:t>
      </w:r>
      <w:r>
        <w:rPr>
          <w:rFonts w:ascii="Cambria Math" w:hint="eastAsia"/>
        </w:rPr>
        <w:t>计算气相通量</w:t>
      </w:r>
      <w:r>
        <w:rPr>
          <w:rFonts w:ascii="Cambria Math" w:hint="eastAsia"/>
        </w:rPr>
        <w:t>W[breakthrough]</w:t>
      </w:r>
      <w:r>
        <w:rPr>
          <w:rFonts w:ascii="Cambria Math" w:hint="eastAsia"/>
        </w:rPr>
        <w:t>，</w:t>
      </w:r>
      <w:r>
        <w:rPr>
          <w:rFonts w:ascii="Cambria Math" w:hint="eastAsia"/>
        </w:rPr>
        <w:t>kg/hr</w:t>
      </w:r>
    </w:p>
    <w:p w:rsidR="003A1917" w:rsidRDefault="003A1917" w:rsidP="00E427ED">
      <w:pPr>
        <w:spacing w:after="156"/>
      </w:pPr>
    </w:p>
    <w:p w:rsidR="00C05610" w:rsidRDefault="00C05610" w:rsidP="00E427ED">
      <w:pPr>
        <w:widowControl/>
        <w:spacing w:after="156"/>
        <w:jc w:val="left"/>
        <w:rPr>
          <w:b/>
          <w:sz w:val="32"/>
        </w:rPr>
      </w:pPr>
      <w:r>
        <w:br w:type="page"/>
      </w:r>
    </w:p>
    <w:p w:rsidR="00B713AF" w:rsidRDefault="00B713AF" w:rsidP="00B713AF">
      <w:pPr>
        <w:pStyle w:val="1"/>
        <w:spacing w:after="156"/>
        <w:ind w:left="0"/>
      </w:pPr>
      <w:bookmarkStart w:id="85" w:name="_Toc382316057"/>
      <w:r>
        <w:rPr>
          <w:rFonts w:hint="eastAsia"/>
        </w:rPr>
        <w:lastRenderedPageBreak/>
        <w:t>附件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Fire Relief Load</w:t>
      </w:r>
      <w:bookmarkEnd w:id="85"/>
      <w:r>
        <w:rPr>
          <w:rFonts w:hint="eastAsia"/>
        </w:rPr>
        <w:t xml:space="preserve"> </w:t>
      </w:r>
    </w:p>
    <w:p w:rsidR="008A0E80" w:rsidRDefault="008A0E80" w:rsidP="00E427ED">
      <w:pPr>
        <w:spacing w:after="156"/>
      </w:pPr>
      <w:r>
        <w:rPr>
          <w:rFonts w:hint="eastAsia"/>
        </w:rPr>
        <w:t>对含液相的容器，火灾工况泄放量的计算涉及：</w:t>
      </w:r>
    </w:p>
    <w:p w:rsidR="00FC2157" w:rsidRDefault="00FC2157" w:rsidP="00E427ED">
      <w:pPr>
        <w:pStyle w:val="a6"/>
        <w:numPr>
          <w:ilvl w:val="0"/>
          <w:numId w:val="16"/>
        </w:numPr>
        <w:spacing w:after="156"/>
        <w:ind w:firstLineChars="0"/>
      </w:pPr>
      <w:r>
        <w:rPr>
          <w:rFonts w:hint="eastAsia"/>
        </w:rPr>
        <w:t>Heat Input Q[heat input]</w:t>
      </w:r>
      <w:r>
        <w:rPr>
          <w:rFonts w:hint="eastAsia"/>
        </w:rPr>
        <w:t>计算</w:t>
      </w:r>
    </w:p>
    <w:p w:rsidR="008A0E80" w:rsidRPr="007D093D" w:rsidRDefault="008A0E80" w:rsidP="00E427ED">
      <w:pPr>
        <w:pStyle w:val="a6"/>
        <w:numPr>
          <w:ilvl w:val="1"/>
          <w:numId w:val="16"/>
        </w:numPr>
        <w:spacing w:after="156"/>
        <w:ind w:firstLineChars="0"/>
      </w:pPr>
      <w:r w:rsidRPr="007D093D">
        <w:rPr>
          <w:rFonts w:hint="eastAsia"/>
        </w:rPr>
        <w:t>Wetted Area (A[wetted])</w:t>
      </w:r>
      <w:r w:rsidRPr="007D093D">
        <w:rPr>
          <w:rFonts w:hint="eastAsia"/>
        </w:rPr>
        <w:t>计算</w:t>
      </w:r>
    </w:p>
    <w:p w:rsidR="00FC2157" w:rsidRDefault="00FC2157" w:rsidP="00E427ED">
      <w:pPr>
        <w:pStyle w:val="a6"/>
        <w:numPr>
          <w:ilvl w:val="1"/>
          <w:numId w:val="16"/>
        </w:numPr>
        <w:spacing w:after="156"/>
        <w:ind w:firstLineChars="0"/>
      </w:pPr>
      <w:r>
        <w:rPr>
          <w:rFonts w:hint="eastAsia"/>
        </w:rPr>
        <w:t>F[Environment]</w:t>
      </w:r>
      <w:r>
        <w:rPr>
          <w:rFonts w:hint="eastAsia"/>
        </w:rPr>
        <w:t>计算</w:t>
      </w:r>
    </w:p>
    <w:p w:rsidR="00C05610" w:rsidRDefault="00C05610" w:rsidP="00E427ED">
      <w:pPr>
        <w:pStyle w:val="a6"/>
        <w:numPr>
          <w:ilvl w:val="2"/>
          <w:numId w:val="16"/>
        </w:numPr>
        <w:spacing w:after="156"/>
        <w:ind w:firstLineChars="0"/>
      </w:pPr>
      <w:r>
        <w:rPr>
          <w:rFonts w:hint="eastAsia"/>
        </w:rPr>
        <w:t>一般情况下，都不</w:t>
      </w:r>
      <w:r>
        <w:rPr>
          <w:rFonts w:hint="eastAsia"/>
        </w:rPr>
        <w:t>take Credit</w:t>
      </w:r>
      <w:r w:rsidR="00367014">
        <w:rPr>
          <w:rFonts w:hint="eastAsia"/>
        </w:rPr>
        <w:t xml:space="preserve"> of F</w:t>
      </w:r>
      <w:r>
        <w:rPr>
          <w:rFonts w:hint="eastAsia"/>
        </w:rPr>
        <w:t>，缺省环境因子都设为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C05610" w:rsidRDefault="00C05610" w:rsidP="00E427ED">
      <w:pPr>
        <w:pStyle w:val="a6"/>
        <w:numPr>
          <w:ilvl w:val="2"/>
          <w:numId w:val="16"/>
        </w:numPr>
        <w:spacing w:after="156"/>
        <w:ind w:firstLineChars="0"/>
      </w:pPr>
      <w:r>
        <w:rPr>
          <w:rFonts w:hint="eastAsia"/>
        </w:rPr>
        <w:t>软件中只开放该参数，缺省值为</w:t>
      </w:r>
      <w:r>
        <w:rPr>
          <w:rFonts w:hint="eastAsia"/>
        </w:rPr>
        <w:t>1</w:t>
      </w:r>
      <w:r>
        <w:rPr>
          <w:rFonts w:hint="eastAsia"/>
        </w:rPr>
        <w:t>，允许用户更改。</w:t>
      </w:r>
    </w:p>
    <w:p w:rsidR="00B2374B" w:rsidRDefault="00B2374B" w:rsidP="00E427ED">
      <w:pPr>
        <w:pStyle w:val="a6"/>
        <w:spacing w:after="15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755593" cy="1248273"/>
            <wp:effectExtent l="1905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76" cy="1248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E80" w:rsidRPr="007D093D" w:rsidRDefault="008A0E80" w:rsidP="00E427ED">
      <w:pPr>
        <w:pStyle w:val="a6"/>
        <w:numPr>
          <w:ilvl w:val="0"/>
          <w:numId w:val="16"/>
        </w:numPr>
        <w:spacing w:after="156"/>
        <w:ind w:firstLineChars="0"/>
      </w:pPr>
      <w:r w:rsidRPr="007D093D">
        <w:rPr>
          <w:rFonts w:hint="eastAsia"/>
        </w:rPr>
        <w:t>蒸发</w:t>
      </w:r>
      <w:proofErr w:type="gramStart"/>
      <w:r w:rsidRPr="007D093D">
        <w:rPr>
          <w:rFonts w:hint="eastAsia"/>
        </w:rPr>
        <w:t>焓</w:t>
      </w:r>
      <w:proofErr w:type="gramEnd"/>
      <w:r w:rsidRPr="007D093D">
        <w:rPr>
          <w:rFonts w:hint="eastAsia"/>
        </w:rPr>
        <w:t>L[vap</w:t>
      </w:r>
      <w:r w:rsidR="00492A73" w:rsidRPr="007D093D">
        <w:rPr>
          <w:rFonts w:hint="eastAsia"/>
        </w:rPr>
        <w:t>_fire</w:t>
      </w:r>
      <w:r w:rsidRPr="007D093D">
        <w:rPr>
          <w:rFonts w:hint="eastAsia"/>
        </w:rPr>
        <w:t>]</w:t>
      </w:r>
      <w:r w:rsidRPr="007D093D">
        <w:rPr>
          <w:rFonts w:hint="eastAsia"/>
        </w:rPr>
        <w:t>计算</w:t>
      </w:r>
    </w:p>
    <w:p w:rsidR="00246139" w:rsidRDefault="00246139" w:rsidP="00E427ED">
      <w:pPr>
        <w:spacing w:after="156"/>
      </w:pPr>
    </w:p>
    <w:p w:rsidR="008A0E80" w:rsidRDefault="008A0E80" w:rsidP="00E427ED">
      <w:pPr>
        <w:spacing w:after="156"/>
      </w:pPr>
      <w:r>
        <w:rPr>
          <w:rFonts w:hint="eastAsia"/>
        </w:rPr>
        <w:t>对全气相或超临界气相的容器，套用</w:t>
      </w:r>
      <w:r>
        <w:rPr>
          <w:rFonts w:hint="eastAsia"/>
        </w:rPr>
        <w:t>API</w:t>
      </w:r>
      <w:r>
        <w:rPr>
          <w:rFonts w:hint="eastAsia"/>
        </w:rPr>
        <w:t>公式</w:t>
      </w:r>
      <w:r w:rsidR="00994EAF">
        <w:rPr>
          <w:rFonts w:hint="eastAsia"/>
        </w:rPr>
        <w:t>直接计算。</w:t>
      </w:r>
    </w:p>
    <w:p w:rsidR="009A6AFF" w:rsidRDefault="009A6AFF" w:rsidP="00E427ED">
      <w:pPr>
        <w:spacing w:after="156"/>
      </w:pPr>
      <w:r>
        <w:rPr>
          <w:rFonts w:hint="eastAsia"/>
        </w:rPr>
        <w:t>以下分为几种容器类别分别描述：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60"/>
        <w:gridCol w:w="5670"/>
      </w:tblGrid>
      <w:tr w:rsidR="009A6AFF" w:rsidTr="009A6AFF">
        <w:tc>
          <w:tcPr>
            <w:tcW w:w="2660" w:type="dxa"/>
          </w:tcPr>
          <w:p w:rsidR="009A6AFF" w:rsidRDefault="009A6AFF" w:rsidP="00E427ED">
            <w:pPr>
              <w:spacing w:after="156"/>
              <w:jc w:val="center"/>
            </w:pPr>
            <w:r>
              <w:rPr>
                <w:rFonts w:hint="eastAsia"/>
              </w:rPr>
              <w:t>Equipment Type</w:t>
            </w:r>
          </w:p>
        </w:tc>
        <w:tc>
          <w:tcPr>
            <w:tcW w:w="5670" w:type="dxa"/>
          </w:tcPr>
          <w:p w:rsidR="009A6AFF" w:rsidRDefault="009A6AFF" w:rsidP="00E427ED">
            <w:pPr>
              <w:spacing w:after="156"/>
              <w:jc w:val="center"/>
            </w:pPr>
            <w:r>
              <w:rPr>
                <w:rFonts w:hint="eastAsia"/>
              </w:rPr>
              <w:t>Possible Situation</w:t>
            </w:r>
          </w:p>
        </w:tc>
      </w:tr>
      <w:tr w:rsidR="009A6AFF" w:rsidTr="009A6AFF">
        <w:tc>
          <w:tcPr>
            <w:tcW w:w="2660" w:type="dxa"/>
          </w:tcPr>
          <w:p w:rsidR="009A6AFF" w:rsidRDefault="009A6AFF" w:rsidP="00E427ED">
            <w:pPr>
              <w:spacing w:after="156"/>
              <w:jc w:val="center"/>
            </w:pPr>
            <w:r>
              <w:rPr>
                <w:rFonts w:hint="eastAsia"/>
              </w:rPr>
              <w:t>塔</w:t>
            </w:r>
          </w:p>
        </w:tc>
        <w:tc>
          <w:tcPr>
            <w:tcW w:w="5670" w:type="dxa"/>
          </w:tcPr>
          <w:p w:rsidR="009A6AFF" w:rsidRDefault="009A6AFF" w:rsidP="00E427ED">
            <w:pPr>
              <w:spacing w:after="156"/>
            </w:pPr>
            <w:r>
              <w:rPr>
                <w:rFonts w:hint="eastAsia"/>
              </w:rPr>
              <w:t>含液相的容器</w:t>
            </w:r>
          </w:p>
        </w:tc>
      </w:tr>
      <w:tr w:rsidR="009A6AFF" w:rsidTr="009A6AFF">
        <w:tc>
          <w:tcPr>
            <w:tcW w:w="2660" w:type="dxa"/>
          </w:tcPr>
          <w:p w:rsidR="009A6AFF" w:rsidRDefault="009A6AFF" w:rsidP="00E427ED">
            <w:pPr>
              <w:spacing w:after="156"/>
              <w:jc w:val="center"/>
            </w:pPr>
            <w:r>
              <w:rPr>
                <w:rFonts w:hint="eastAsia"/>
              </w:rPr>
              <w:t>罐</w:t>
            </w:r>
          </w:p>
        </w:tc>
        <w:tc>
          <w:tcPr>
            <w:tcW w:w="5670" w:type="dxa"/>
          </w:tcPr>
          <w:p w:rsidR="009A6AFF" w:rsidRDefault="009A6AFF" w:rsidP="00E427ED">
            <w:pPr>
              <w:pStyle w:val="a6"/>
              <w:numPr>
                <w:ilvl w:val="0"/>
                <w:numId w:val="17"/>
              </w:numPr>
              <w:spacing w:after="156"/>
              <w:ind w:firstLineChars="0"/>
            </w:pPr>
            <w:r>
              <w:rPr>
                <w:rFonts w:hint="eastAsia"/>
              </w:rPr>
              <w:t>含液相的容器</w:t>
            </w:r>
          </w:p>
          <w:p w:rsidR="009A6AFF" w:rsidRDefault="009A6AFF" w:rsidP="00E427ED">
            <w:pPr>
              <w:pStyle w:val="a6"/>
              <w:numPr>
                <w:ilvl w:val="0"/>
                <w:numId w:val="17"/>
              </w:numPr>
              <w:spacing w:after="156"/>
              <w:ind w:firstLineChars="0"/>
            </w:pPr>
            <w:r>
              <w:rPr>
                <w:rFonts w:hint="eastAsia"/>
              </w:rPr>
              <w:t>全气相</w:t>
            </w:r>
          </w:p>
        </w:tc>
      </w:tr>
      <w:tr w:rsidR="009A6AFF" w:rsidTr="009A6AFF">
        <w:tc>
          <w:tcPr>
            <w:tcW w:w="2660" w:type="dxa"/>
          </w:tcPr>
          <w:p w:rsidR="009A6AFF" w:rsidRDefault="009A6AFF" w:rsidP="00E427ED">
            <w:pPr>
              <w:spacing w:after="156"/>
              <w:jc w:val="center"/>
            </w:pPr>
            <w:r>
              <w:rPr>
                <w:rFonts w:hint="eastAsia"/>
              </w:rPr>
              <w:t>管壳式换热器</w:t>
            </w:r>
          </w:p>
        </w:tc>
        <w:tc>
          <w:tcPr>
            <w:tcW w:w="5670" w:type="dxa"/>
          </w:tcPr>
          <w:p w:rsidR="009A6AFF" w:rsidRDefault="009A6AFF" w:rsidP="00E427ED">
            <w:pPr>
              <w:pStyle w:val="a6"/>
              <w:numPr>
                <w:ilvl w:val="0"/>
                <w:numId w:val="17"/>
              </w:numPr>
              <w:spacing w:after="156"/>
              <w:ind w:firstLineChars="0"/>
            </w:pPr>
            <w:r>
              <w:rPr>
                <w:rFonts w:hint="eastAsia"/>
              </w:rPr>
              <w:t>含</w:t>
            </w:r>
            <w:r w:rsidR="00E014E3">
              <w:rPr>
                <w:rFonts w:hint="eastAsia"/>
              </w:rPr>
              <w:t>液相的容器</w:t>
            </w:r>
          </w:p>
        </w:tc>
      </w:tr>
      <w:tr w:rsidR="009A6AFF" w:rsidTr="009A6AFF">
        <w:tc>
          <w:tcPr>
            <w:tcW w:w="2660" w:type="dxa"/>
          </w:tcPr>
          <w:p w:rsidR="009A6AFF" w:rsidRDefault="009A6AFF" w:rsidP="00E427ED">
            <w:pPr>
              <w:spacing w:after="156"/>
              <w:jc w:val="center"/>
            </w:pPr>
            <w:proofErr w:type="gramStart"/>
            <w:r>
              <w:rPr>
                <w:rFonts w:hint="eastAsia"/>
              </w:rPr>
              <w:t>空冷器</w:t>
            </w:r>
            <w:proofErr w:type="gramEnd"/>
          </w:p>
        </w:tc>
        <w:tc>
          <w:tcPr>
            <w:tcW w:w="5670" w:type="dxa"/>
          </w:tcPr>
          <w:p w:rsidR="009A6AFF" w:rsidRDefault="00E014E3" w:rsidP="00E427ED">
            <w:pPr>
              <w:pStyle w:val="a6"/>
              <w:numPr>
                <w:ilvl w:val="0"/>
                <w:numId w:val="17"/>
              </w:numPr>
              <w:spacing w:after="156"/>
              <w:ind w:firstLineChars="0"/>
            </w:pPr>
            <w:r>
              <w:rPr>
                <w:rFonts w:hint="eastAsia"/>
              </w:rPr>
              <w:t>含液相的容器</w:t>
            </w:r>
          </w:p>
          <w:p w:rsidR="00E014E3" w:rsidRDefault="00E014E3" w:rsidP="00E427ED">
            <w:pPr>
              <w:pStyle w:val="a6"/>
              <w:numPr>
                <w:ilvl w:val="0"/>
                <w:numId w:val="17"/>
              </w:numPr>
              <w:spacing w:after="156"/>
              <w:ind w:firstLineChars="0"/>
            </w:pPr>
            <w:r>
              <w:rPr>
                <w:rFonts w:hint="eastAsia"/>
              </w:rPr>
              <w:t>全气相时不计算</w:t>
            </w:r>
          </w:p>
        </w:tc>
      </w:tr>
    </w:tbl>
    <w:p w:rsidR="009A6AFF" w:rsidRDefault="009A6AFF" w:rsidP="00E427ED">
      <w:pPr>
        <w:spacing w:after="156"/>
      </w:pPr>
    </w:p>
    <w:p w:rsidR="00B713AF" w:rsidRDefault="00683050" w:rsidP="00DC7A7A">
      <w:pPr>
        <w:pStyle w:val="20"/>
        <w:spacing w:before="156" w:after="156"/>
      </w:pPr>
      <w:bookmarkStart w:id="86" w:name="_Toc382316058"/>
      <w:r>
        <w:rPr>
          <w:rFonts w:hint="eastAsia"/>
        </w:rPr>
        <w:t>塔</w:t>
      </w:r>
      <w:r>
        <w:rPr>
          <w:rFonts w:hint="eastAsia"/>
        </w:rPr>
        <w:t>- Tower</w:t>
      </w:r>
      <w:bookmarkEnd w:id="86"/>
    </w:p>
    <w:p w:rsidR="00B713AF" w:rsidRPr="00B713AF" w:rsidRDefault="00B713AF" w:rsidP="00E427ED">
      <w:pPr>
        <w:spacing w:after="156"/>
      </w:pPr>
      <w:r>
        <w:rPr>
          <w:rFonts w:hint="eastAsia"/>
        </w:rPr>
        <w:t>这里的“塔”是指塔身，不是指一个塔系，但</w:t>
      </w:r>
      <w:proofErr w:type="gramStart"/>
      <w:r>
        <w:rPr>
          <w:rFonts w:hint="eastAsia"/>
        </w:rPr>
        <w:t>包括侧塔</w:t>
      </w:r>
      <w:proofErr w:type="gramEnd"/>
      <w:r>
        <w:rPr>
          <w:rFonts w:hint="eastAsia"/>
        </w:rPr>
        <w:t>Side Column</w:t>
      </w:r>
      <w:r>
        <w:rPr>
          <w:rFonts w:hint="eastAsia"/>
        </w:rPr>
        <w:t>，分板式塔和填料塔分别设计其输入界面和计算方法。</w:t>
      </w:r>
    </w:p>
    <w:p w:rsidR="00E978C9" w:rsidRPr="00C6355B" w:rsidRDefault="00E978C9" w:rsidP="00DC7A7A">
      <w:pPr>
        <w:pStyle w:val="3"/>
        <w:spacing w:before="156" w:after="156"/>
      </w:pPr>
      <w:bookmarkStart w:id="87" w:name="_Toc382316059"/>
      <w:r>
        <w:rPr>
          <w:rFonts w:hint="eastAsia"/>
        </w:rPr>
        <w:t>Trayed Column</w:t>
      </w:r>
      <w:r w:rsidR="00C57BFD">
        <w:rPr>
          <w:rFonts w:hint="eastAsia"/>
        </w:rPr>
        <w:t>的</w:t>
      </w:r>
      <w:r w:rsidR="00C57BFD">
        <w:rPr>
          <w:rFonts w:hint="eastAsia"/>
        </w:rPr>
        <w:t>A[wetted]</w:t>
      </w:r>
      <w:r w:rsidR="00C57BFD">
        <w:rPr>
          <w:rFonts w:hint="eastAsia"/>
        </w:rPr>
        <w:t>计算</w:t>
      </w:r>
      <w:bookmarkEnd w:id="87"/>
    </w:p>
    <w:p w:rsidR="00B713AF" w:rsidRDefault="00B713AF" w:rsidP="00E427ED">
      <w:pPr>
        <w:pStyle w:val="a6"/>
        <w:numPr>
          <w:ilvl w:val="0"/>
          <w:numId w:val="15"/>
        </w:numPr>
        <w:spacing w:after="156"/>
        <w:ind w:firstLineChars="0"/>
      </w:pPr>
      <w:r>
        <w:rPr>
          <w:rFonts w:hint="eastAsia"/>
        </w:rPr>
        <w:t>板式塔的界面输入：</w:t>
      </w:r>
    </w:p>
    <w:p w:rsidR="00B713AF" w:rsidRDefault="00B713AF" w:rsidP="00E427ED">
      <w:pPr>
        <w:pStyle w:val="a6"/>
        <w:numPr>
          <w:ilvl w:val="1"/>
          <w:numId w:val="15"/>
        </w:numPr>
        <w:spacing w:after="156"/>
        <w:ind w:firstLineChars="0"/>
      </w:pPr>
      <w:r>
        <w:rPr>
          <w:rFonts w:hint="eastAsia"/>
        </w:rPr>
        <w:lastRenderedPageBreak/>
        <w:t>Elevation(L3), m</w:t>
      </w:r>
    </w:p>
    <w:p w:rsidR="00B713AF" w:rsidRDefault="00B713AF" w:rsidP="00E427ED">
      <w:pPr>
        <w:pStyle w:val="a6"/>
        <w:numPr>
          <w:ilvl w:val="1"/>
          <w:numId w:val="15"/>
        </w:numPr>
        <w:spacing w:after="156"/>
        <w:ind w:firstLineChars="0"/>
      </w:pPr>
      <w:r>
        <w:rPr>
          <w:rFonts w:hint="eastAsia"/>
        </w:rPr>
        <w:t>Bottom Normal Liquid Level(L2), m</w:t>
      </w:r>
    </w:p>
    <w:p w:rsidR="00B713AF" w:rsidRDefault="00B713AF" w:rsidP="00E427ED">
      <w:pPr>
        <w:pStyle w:val="a6"/>
        <w:numPr>
          <w:ilvl w:val="1"/>
          <w:numId w:val="15"/>
        </w:numPr>
        <w:spacing w:after="156"/>
        <w:ind w:firstLineChars="0"/>
      </w:pPr>
      <w:r>
        <w:rPr>
          <w:rFonts w:hint="eastAsia"/>
        </w:rPr>
        <w:t xml:space="preserve">Actual tray Number(N) </w:t>
      </w:r>
    </w:p>
    <w:p w:rsidR="00B713AF" w:rsidRDefault="00B713AF" w:rsidP="00E427ED">
      <w:pPr>
        <w:pStyle w:val="a6"/>
        <w:numPr>
          <w:ilvl w:val="1"/>
          <w:numId w:val="15"/>
        </w:numPr>
        <w:spacing w:after="156"/>
        <w:ind w:firstLineChars="0"/>
      </w:pPr>
      <w:r>
        <w:rPr>
          <w:rFonts w:hint="eastAsia"/>
        </w:rPr>
        <w:t>Tray weir height (hw), m</w:t>
      </w:r>
    </w:p>
    <w:p w:rsidR="00B713AF" w:rsidRDefault="00B713AF" w:rsidP="00E427ED">
      <w:pPr>
        <w:pStyle w:val="a6"/>
        <w:numPr>
          <w:ilvl w:val="0"/>
          <w:numId w:val="15"/>
        </w:numPr>
        <w:spacing w:after="156"/>
        <w:ind w:firstLineChars="0"/>
      </w:pPr>
      <w:r>
        <w:rPr>
          <w:rFonts w:hint="eastAsia"/>
        </w:rPr>
        <w:t>根据下面公式计算</w:t>
      </w:r>
      <w:r w:rsidR="00DC0361">
        <w:rPr>
          <w:rFonts w:hint="eastAsia"/>
        </w:rPr>
        <w:t>A[</w:t>
      </w:r>
      <w:r>
        <w:rPr>
          <w:rFonts w:hint="eastAsia"/>
        </w:rPr>
        <w:t>Wetted</w:t>
      </w:r>
      <w:r w:rsidR="00DC0361">
        <w:rPr>
          <w:rFonts w:hint="eastAsia"/>
        </w:rPr>
        <w:t>]</w:t>
      </w:r>
      <w:r>
        <w:rPr>
          <w:rFonts w:hint="eastAsia"/>
        </w:rPr>
        <w:t>, m2 &lt;JGC &gt;</w:t>
      </w:r>
    </w:p>
    <w:p w:rsidR="00B713AF" w:rsidRPr="004A5C42" w:rsidRDefault="00B713AF" w:rsidP="00E427ED">
      <w:pPr>
        <w:pStyle w:val="a6"/>
        <w:widowControl/>
        <w:spacing w:after="156"/>
        <w:ind w:left="420" w:right="1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drawing>
          <wp:inline distT="0" distB="0" distL="0" distR="0">
            <wp:extent cx="3303374" cy="1655115"/>
            <wp:effectExtent l="19050" t="0" r="0" b="0"/>
            <wp:docPr id="3" name="图片 1" descr="C:\Users\QinYu\Documents\Tencent Files\1735399384\Image\1]9S1$]RHUQ_U5B2$Q9`F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nYu\Documents\Tencent Files\1735399384\Image\1]9S1$]RHUQ_U5B2$Q9`FDC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752" cy="1658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3AF" w:rsidRDefault="00575479" w:rsidP="00DC7A7A">
      <w:pPr>
        <w:pStyle w:val="3"/>
        <w:spacing w:before="156" w:after="156"/>
      </w:pPr>
      <w:bookmarkStart w:id="88" w:name="_Toc382316060"/>
      <w:r>
        <w:rPr>
          <w:rFonts w:hint="eastAsia"/>
        </w:rPr>
        <w:t>Packed Column</w:t>
      </w:r>
      <w:r w:rsidR="00C57BFD">
        <w:rPr>
          <w:rFonts w:hint="eastAsia"/>
        </w:rPr>
        <w:t>的</w:t>
      </w:r>
      <w:r w:rsidR="00C57BFD">
        <w:rPr>
          <w:rFonts w:hint="eastAsia"/>
        </w:rPr>
        <w:t>A[wetted]</w:t>
      </w:r>
      <w:r w:rsidR="00C57BFD">
        <w:rPr>
          <w:rFonts w:hint="eastAsia"/>
        </w:rPr>
        <w:t>计算</w:t>
      </w:r>
      <w:bookmarkEnd w:id="88"/>
    </w:p>
    <w:p w:rsidR="00F6233B" w:rsidRDefault="00F6233B" w:rsidP="00E427ED">
      <w:pPr>
        <w:pStyle w:val="a6"/>
        <w:numPr>
          <w:ilvl w:val="0"/>
          <w:numId w:val="15"/>
        </w:numPr>
        <w:spacing w:after="156"/>
        <w:ind w:firstLineChars="0"/>
      </w:pPr>
      <w:r>
        <w:rPr>
          <w:rFonts w:hint="eastAsia"/>
        </w:rPr>
        <w:t>填料塔界面输入</w:t>
      </w:r>
    </w:p>
    <w:p w:rsidR="00B713AF" w:rsidRDefault="00B713AF" w:rsidP="00E427ED">
      <w:pPr>
        <w:pStyle w:val="a6"/>
        <w:numPr>
          <w:ilvl w:val="1"/>
          <w:numId w:val="15"/>
        </w:numPr>
        <w:spacing w:after="156"/>
        <w:ind w:firstLineChars="0"/>
      </w:pPr>
      <w:r>
        <w:rPr>
          <w:rFonts w:hint="eastAsia"/>
        </w:rPr>
        <w:t>下拉菜单选择</w:t>
      </w:r>
      <w:r>
        <w:rPr>
          <w:rFonts w:hint="eastAsia"/>
        </w:rPr>
        <w:t>Simplified/Detailed</w:t>
      </w:r>
    </w:p>
    <w:p w:rsidR="00B713AF" w:rsidRDefault="00B713AF" w:rsidP="00E427ED">
      <w:pPr>
        <w:pStyle w:val="a6"/>
        <w:numPr>
          <w:ilvl w:val="1"/>
          <w:numId w:val="15"/>
        </w:numPr>
        <w:spacing w:after="156"/>
        <w:ind w:firstLineChars="0"/>
      </w:pPr>
      <w:r>
        <w:rPr>
          <w:rFonts w:hint="eastAsia"/>
        </w:rPr>
        <w:t>Simplified</w:t>
      </w:r>
      <w:r>
        <w:rPr>
          <w:rFonts w:hint="eastAsia"/>
        </w:rPr>
        <w:t>则用</w:t>
      </w:r>
      <w:r>
        <w:rPr>
          <w:rFonts w:hint="eastAsia"/>
        </w:rPr>
        <w:t>7.6-L3</w:t>
      </w:r>
      <w:r>
        <w:rPr>
          <w:rFonts w:hint="eastAsia"/>
        </w:rPr>
        <w:t>计算</w:t>
      </w:r>
      <w:r>
        <w:rPr>
          <w:rFonts w:hint="eastAsia"/>
        </w:rPr>
        <w:t>Wetted Area</w:t>
      </w:r>
    </w:p>
    <w:p w:rsidR="00B713AF" w:rsidRDefault="00B713AF" w:rsidP="00E427ED">
      <w:pPr>
        <w:pStyle w:val="a6"/>
        <w:numPr>
          <w:ilvl w:val="1"/>
          <w:numId w:val="15"/>
        </w:numPr>
        <w:spacing w:after="156"/>
        <w:ind w:firstLineChars="0"/>
      </w:pPr>
      <w:r>
        <w:rPr>
          <w:rFonts w:hint="eastAsia"/>
        </w:rPr>
        <w:t>Detailed</w:t>
      </w:r>
      <w:r>
        <w:rPr>
          <w:rFonts w:hint="eastAsia"/>
        </w:rPr>
        <w:t>则输入</w:t>
      </w:r>
      <w:r>
        <w:rPr>
          <w:rFonts w:hint="eastAsia"/>
        </w:rPr>
        <w:t>Holdup factor/void fraction</w:t>
      </w:r>
      <w:r w:rsidR="00FA6C15">
        <w:rPr>
          <w:rFonts w:hint="eastAsia"/>
        </w:rPr>
        <w:t>等参数【</w:t>
      </w:r>
      <w:r w:rsidR="00FA6C15">
        <w:rPr>
          <w:rFonts w:hint="eastAsia"/>
        </w:rPr>
        <w:t>zhang</w:t>
      </w:r>
      <w:r w:rsidR="00FA6C15">
        <w:rPr>
          <w:rFonts w:hint="eastAsia"/>
        </w:rPr>
        <w:t>补充】，</w:t>
      </w:r>
      <w:r>
        <w:rPr>
          <w:rFonts w:hint="eastAsia"/>
        </w:rPr>
        <w:t>计算得到</w:t>
      </w:r>
      <w:r w:rsidR="004A2AED">
        <w:rPr>
          <w:rFonts w:hint="eastAsia"/>
        </w:rPr>
        <w:t>A[</w:t>
      </w:r>
      <w:r>
        <w:rPr>
          <w:rFonts w:hint="eastAsia"/>
        </w:rPr>
        <w:t>Wetted</w:t>
      </w:r>
      <w:r w:rsidR="004A2AED">
        <w:rPr>
          <w:rFonts w:hint="eastAsia"/>
        </w:rPr>
        <w:t>]</w:t>
      </w:r>
    </w:p>
    <w:p w:rsidR="00B713AF" w:rsidRDefault="00B713AF" w:rsidP="00E427ED">
      <w:pPr>
        <w:spacing w:after="156"/>
      </w:pPr>
    </w:p>
    <w:p w:rsidR="00AA3BD2" w:rsidRPr="00C6355B" w:rsidRDefault="00AA3BD2" w:rsidP="00DC7A7A">
      <w:pPr>
        <w:pStyle w:val="3"/>
        <w:spacing w:before="156" w:after="156"/>
      </w:pPr>
      <w:bookmarkStart w:id="89" w:name="_Toc382316061"/>
      <w:r>
        <w:rPr>
          <w:rFonts w:hint="eastAsia"/>
        </w:rPr>
        <w:t>蒸发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L[vap_fire]</w:t>
      </w:r>
      <w:r>
        <w:rPr>
          <w:rFonts w:hint="eastAsia"/>
        </w:rPr>
        <w:t>计算</w:t>
      </w:r>
      <w:bookmarkEnd w:id="89"/>
    </w:p>
    <w:p w:rsidR="00FA6C15" w:rsidRDefault="00AA3BD2" w:rsidP="00E427ED">
      <w:pPr>
        <w:pStyle w:val="a6"/>
        <w:numPr>
          <w:ilvl w:val="0"/>
          <w:numId w:val="15"/>
        </w:numPr>
        <w:spacing w:after="156"/>
        <w:ind w:firstLineChars="0"/>
      </w:pPr>
      <w:r>
        <w:rPr>
          <w:rFonts w:hint="eastAsia"/>
        </w:rPr>
        <w:t>火灾工况的蒸发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取其它工况（如停电）时的值</w:t>
      </w:r>
      <w:r w:rsidR="00BB1129">
        <w:rPr>
          <w:rFonts w:hint="eastAsia"/>
        </w:rPr>
        <w:t>，</w:t>
      </w:r>
      <w:r w:rsidR="00BB1129">
        <w:rPr>
          <w:rFonts w:hint="eastAsia"/>
        </w:rPr>
        <w:t>L[vap_fire]=L[vap], kcal/kg</w:t>
      </w:r>
    </w:p>
    <w:p w:rsidR="00B56548" w:rsidRDefault="00BA0079" w:rsidP="00B56548">
      <w:pPr>
        <w:pStyle w:val="a6"/>
        <w:numPr>
          <w:ilvl w:val="0"/>
          <w:numId w:val="15"/>
        </w:numPr>
        <w:spacing w:after="156"/>
        <w:ind w:firstLineChars="0"/>
      </w:pPr>
      <w:r>
        <w:t>I</w:t>
      </w:r>
      <w:r>
        <w:rPr>
          <w:rFonts w:hint="eastAsia"/>
        </w:rPr>
        <w:t>f P[relief</w:t>
      </w:r>
      <w:r w:rsidR="00BE25C6">
        <w:rPr>
          <w:rFonts w:hint="eastAsia"/>
        </w:rPr>
        <w:t>_fire</w:t>
      </w:r>
      <w:r>
        <w:rPr>
          <w:rFonts w:hint="eastAsia"/>
        </w:rPr>
        <w:t>]&gt;=P[critical]</w:t>
      </w:r>
      <w:r>
        <w:rPr>
          <w:rFonts w:hint="eastAsia"/>
        </w:rPr>
        <w:t>，则</w:t>
      </w:r>
      <w:r w:rsidR="00B56548">
        <w:rPr>
          <w:rFonts w:hint="eastAsia"/>
        </w:rPr>
        <w:t>超临界流体</w:t>
      </w:r>
      <w:r w:rsidR="00B56548">
        <w:rPr>
          <w:rFonts w:hint="eastAsia"/>
        </w:rPr>
        <w:t>L[vap]=27.8 kcal/kg (50 btu/lb)</w:t>
      </w:r>
    </w:p>
    <w:p w:rsidR="004A6C16" w:rsidRDefault="004A6C16" w:rsidP="004A6C16">
      <w:pPr>
        <w:pStyle w:val="a6"/>
        <w:numPr>
          <w:ilvl w:val="1"/>
          <w:numId w:val="15"/>
        </w:numPr>
        <w:spacing w:after="156"/>
        <w:ind w:firstLineChars="0"/>
      </w:pPr>
      <w:r>
        <w:rPr>
          <w:rFonts w:hint="eastAsia"/>
        </w:rPr>
        <w:t>P[critical]</w:t>
      </w:r>
      <w:r>
        <w:rPr>
          <w:rFonts w:hint="eastAsia"/>
        </w:rPr>
        <w:t>为回流物料的临界压力</w:t>
      </w:r>
    </w:p>
    <w:p w:rsidR="00AA3BD2" w:rsidRDefault="00AA3BD2" w:rsidP="00E427ED">
      <w:pPr>
        <w:spacing w:after="156"/>
      </w:pPr>
    </w:p>
    <w:p w:rsidR="00BB1129" w:rsidRDefault="00BB1129" w:rsidP="00DC7A7A">
      <w:pPr>
        <w:pStyle w:val="3"/>
        <w:spacing w:before="156" w:after="156"/>
      </w:pPr>
      <w:bookmarkStart w:id="90" w:name="_Toc382316062"/>
      <w:r>
        <w:rPr>
          <w:rFonts w:hint="eastAsia"/>
        </w:rPr>
        <w:t>泄放量计算</w:t>
      </w:r>
      <w:bookmarkEnd w:id="90"/>
    </w:p>
    <w:p w:rsidR="00BB1129" w:rsidRDefault="00BB1129" w:rsidP="00E427ED">
      <w:pPr>
        <w:pStyle w:val="a6"/>
        <w:numPr>
          <w:ilvl w:val="0"/>
          <w:numId w:val="22"/>
        </w:numPr>
        <w:spacing w:after="156"/>
        <w:ind w:firstLineChars="0"/>
      </w:pPr>
      <w:r>
        <w:rPr>
          <w:rFonts w:hint="eastAsia"/>
        </w:rPr>
        <w:t>W[relief_fire]=Q[fire]/L[vap_fire], kg/hr</w:t>
      </w:r>
    </w:p>
    <w:p w:rsidR="00386277" w:rsidRDefault="00386277" w:rsidP="00E427ED">
      <w:pPr>
        <w:pStyle w:val="a6"/>
        <w:numPr>
          <w:ilvl w:val="0"/>
          <w:numId w:val="22"/>
        </w:numPr>
        <w:spacing w:after="156"/>
        <w:ind w:firstLineChars="0"/>
      </w:pPr>
      <w:r>
        <w:rPr>
          <w:rFonts w:hint="eastAsia"/>
        </w:rPr>
        <w:t>物性计算：</w:t>
      </w:r>
    </w:p>
    <w:p w:rsidR="00386277" w:rsidRDefault="00386277" w:rsidP="00E427ED">
      <w:pPr>
        <w:pStyle w:val="a6"/>
        <w:numPr>
          <w:ilvl w:val="1"/>
          <w:numId w:val="22"/>
        </w:numPr>
        <w:spacing w:after="156"/>
        <w:ind w:firstLineChars="0"/>
      </w:pPr>
      <w:r>
        <w:rPr>
          <w:rFonts w:hint="eastAsia"/>
        </w:rPr>
        <w:t>P[relief_fire]=P[set] * 1.21</w:t>
      </w:r>
      <w:r w:rsidR="0052619A">
        <w:rPr>
          <w:rFonts w:hint="eastAsia"/>
        </w:rPr>
        <w:t>, MPag</w:t>
      </w:r>
    </w:p>
    <w:p w:rsidR="00386277" w:rsidRDefault="00757C15" w:rsidP="00E427ED">
      <w:pPr>
        <w:pStyle w:val="a6"/>
        <w:numPr>
          <w:ilvl w:val="1"/>
          <w:numId w:val="22"/>
        </w:numPr>
        <w:spacing w:after="156"/>
        <w:ind w:firstLineChars="0"/>
      </w:pPr>
      <w:r>
        <w:rPr>
          <w:rFonts w:hint="eastAsia"/>
        </w:rPr>
        <w:t>将附件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Unbalanced</w:t>
      </w:r>
      <w:r>
        <w:rPr>
          <w:rFonts w:hint="eastAsia"/>
        </w:rPr>
        <w:t>方法中的塔顶回流</w:t>
      </w:r>
      <w:r w:rsidR="00386277">
        <w:rPr>
          <w:rFonts w:hint="eastAsia"/>
        </w:rPr>
        <w:t>Stream</w:t>
      </w:r>
      <w:r>
        <w:rPr>
          <w:rFonts w:hint="eastAsia"/>
        </w:rPr>
        <w:t>放到</w:t>
      </w:r>
      <w:r>
        <w:rPr>
          <w:rFonts w:hint="eastAsia"/>
        </w:rPr>
        <w:t>P[relief_fire]</w:t>
      </w:r>
      <w:r>
        <w:rPr>
          <w:rFonts w:hint="eastAsia"/>
        </w:rPr>
        <w:t>下闪蒸到</w:t>
      </w:r>
      <w:r>
        <w:rPr>
          <w:rFonts w:hint="eastAsia"/>
        </w:rPr>
        <w:t>Dew Point</w:t>
      </w:r>
      <w:r>
        <w:rPr>
          <w:rFonts w:hint="eastAsia"/>
        </w:rPr>
        <w:t>，取该气相的物性作为火灾工况的物性。</w:t>
      </w:r>
    </w:p>
    <w:p w:rsidR="00BB1129" w:rsidRDefault="00BB1129" w:rsidP="00E427ED">
      <w:pPr>
        <w:pStyle w:val="a6"/>
        <w:numPr>
          <w:ilvl w:val="1"/>
          <w:numId w:val="22"/>
        </w:numPr>
        <w:spacing w:after="156"/>
        <w:ind w:firstLineChars="0"/>
      </w:pPr>
      <w:r>
        <w:rPr>
          <w:rFonts w:hint="eastAsia"/>
        </w:rPr>
        <w:t>MW[relief_fire]=MW[</w:t>
      </w:r>
      <w:r w:rsidR="006B1CC6">
        <w:rPr>
          <w:rFonts w:hint="eastAsia"/>
        </w:rPr>
        <w:t>Dew_Point_fire</w:t>
      </w:r>
      <w:r>
        <w:rPr>
          <w:rFonts w:hint="eastAsia"/>
        </w:rPr>
        <w:t>]</w:t>
      </w:r>
    </w:p>
    <w:p w:rsidR="00BB1129" w:rsidRDefault="00BB1129" w:rsidP="00E427ED">
      <w:pPr>
        <w:pStyle w:val="a6"/>
        <w:numPr>
          <w:ilvl w:val="1"/>
          <w:numId w:val="22"/>
        </w:numPr>
        <w:spacing w:after="156"/>
        <w:ind w:firstLineChars="0"/>
      </w:pPr>
      <w:r>
        <w:rPr>
          <w:rFonts w:hint="eastAsia"/>
        </w:rPr>
        <w:lastRenderedPageBreak/>
        <w:t>T[relief_fire]=T[</w:t>
      </w:r>
      <w:r w:rsidR="006B1CC6">
        <w:rPr>
          <w:rFonts w:hint="eastAsia"/>
        </w:rPr>
        <w:t>Dew_Point_fire</w:t>
      </w:r>
      <w:r>
        <w:rPr>
          <w:rFonts w:hint="eastAsia"/>
        </w:rPr>
        <w:t xml:space="preserve">], </w:t>
      </w:r>
      <w:r>
        <w:rPr>
          <w:rFonts w:hint="eastAsia"/>
        </w:rPr>
        <w:t>℃</w:t>
      </w:r>
    </w:p>
    <w:p w:rsidR="006708D2" w:rsidRDefault="006708D2" w:rsidP="006708D2">
      <w:pPr>
        <w:pStyle w:val="3"/>
        <w:spacing w:before="156" w:after="156"/>
      </w:pPr>
      <w:bookmarkStart w:id="91" w:name="_Toc382316063"/>
      <w:r>
        <w:rPr>
          <w:rFonts w:hint="eastAsia"/>
        </w:rPr>
        <w:t>界面设计</w:t>
      </w:r>
      <w:bookmarkEnd w:id="91"/>
    </w:p>
    <w:p w:rsidR="000B1D8B" w:rsidRDefault="000B1D8B" w:rsidP="000B1D8B">
      <w:pPr>
        <w:pStyle w:val="a6"/>
        <w:numPr>
          <w:ilvl w:val="0"/>
          <w:numId w:val="15"/>
        </w:numPr>
        <w:spacing w:after="156"/>
        <w:ind w:firstLineChars="0"/>
      </w:pPr>
      <w:r>
        <w:rPr>
          <w:rFonts w:hint="eastAsia"/>
        </w:rPr>
        <w:t>用列表列出一个塔系包括的全部设备：塔</w:t>
      </w:r>
      <w:r>
        <w:rPr>
          <w:rFonts w:hint="eastAsia"/>
        </w:rPr>
        <w:t>Tower</w:t>
      </w:r>
      <w:r>
        <w:rPr>
          <w:rFonts w:hint="eastAsia"/>
        </w:rPr>
        <w:t>、回流罐</w:t>
      </w:r>
      <w:r>
        <w:rPr>
          <w:rFonts w:hint="eastAsia"/>
        </w:rPr>
        <w:t>Drum</w:t>
      </w:r>
      <w:r>
        <w:rPr>
          <w:rFonts w:hint="eastAsia"/>
        </w:rPr>
        <w:t>、管壳换热器</w:t>
      </w:r>
      <w:r>
        <w:rPr>
          <w:rFonts w:hint="eastAsia"/>
        </w:rPr>
        <w:t>Shell-Tube HX</w:t>
      </w:r>
      <w:r>
        <w:rPr>
          <w:rFonts w:hint="eastAsia"/>
        </w:rPr>
        <w:t>、</w:t>
      </w:r>
      <w:proofErr w:type="gramStart"/>
      <w:r>
        <w:rPr>
          <w:rFonts w:hint="eastAsia"/>
        </w:rPr>
        <w:t>空冷器</w:t>
      </w:r>
      <w:proofErr w:type="gramEnd"/>
      <w:r>
        <w:rPr>
          <w:rFonts w:hint="eastAsia"/>
        </w:rPr>
        <w:t>Air Cooler</w:t>
      </w:r>
      <w:r>
        <w:rPr>
          <w:rFonts w:hint="eastAsia"/>
        </w:rPr>
        <w:t>、</w:t>
      </w:r>
      <w:proofErr w:type="gramStart"/>
      <w:r>
        <w:rPr>
          <w:rFonts w:hint="eastAsia"/>
        </w:rPr>
        <w:t>侧塔</w:t>
      </w:r>
      <w:proofErr w:type="gramEnd"/>
      <w:r>
        <w:rPr>
          <w:rFonts w:hint="eastAsia"/>
        </w:rPr>
        <w:t>Tower</w:t>
      </w:r>
      <w:r>
        <w:rPr>
          <w:rFonts w:hint="eastAsia"/>
        </w:rPr>
        <w:t>等。</w:t>
      </w:r>
    </w:p>
    <w:p w:rsidR="000B1D8B" w:rsidRDefault="000B1D8B" w:rsidP="000B1D8B">
      <w:pPr>
        <w:pStyle w:val="a6"/>
        <w:numPr>
          <w:ilvl w:val="0"/>
          <w:numId w:val="15"/>
        </w:numPr>
        <w:spacing w:after="156"/>
        <w:ind w:firstLineChars="0"/>
      </w:pPr>
      <w:r>
        <w:rPr>
          <w:rFonts w:hint="eastAsia"/>
        </w:rPr>
        <w:t>列表的列包括：</w:t>
      </w:r>
      <w:r>
        <w:rPr>
          <w:rFonts w:hint="eastAsia"/>
        </w:rPr>
        <w:t>Equipment No., Equipment Type, Equipment Elevation, Equipment Location, Check Box</w:t>
      </w:r>
      <w:r>
        <w:rPr>
          <w:rFonts w:hint="eastAsia"/>
        </w:rPr>
        <w:t>选择是否要包括在内（如果</w:t>
      </w:r>
      <w:r>
        <w:rPr>
          <w:rFonts w:hint="eastAsia"/>
        </w:rPr>
        <w:t>Elevation&gt;7.6m</w:t>
      </w:r>
      <w:r>
        <w:rPr>
          <w:rFonts w:hint="eastAsia"/>
        </w:rPr>
        <w:t>则自动不选，其余缺省都</w:t>
      </w:r>
      <w:r>
        <w:rPr>
          <w:rFonts w:hint="eastAsia"/>
        </w:rPr>
        <w:t>checked</w:t>
      </w:r>
      <w:r>
        <w:rPr>
          <w:rFonts w:hint="eastAsia"/>
        </w:rPr>
        <w:t>）</w:t>
      </w:r>
      <w:r>
        <w:rPr>
          <w:rFonts w:hint="eastAsia"/>
        </w:rPr>
        <w:t>, Edit</w:t>
      </w:r>
      <w:r>
        <w:rPr>
          <w:rFonts w:hint="eastAsia"/>
        </w:rPr>
        <w:t>按钮</w:t>
      </w:r>
      <w:r>
        <w:rPr>
          <w:rFonts w:hint="eastAsia"/>
        </w:rPr>
        <w:t>, Delete</w:t>
      </w:r>
      <w:r>
        <w:rPr>
          <w:rFonts w:hint="eastAsia"/>
        </w:rPr>
        <w:t>按钮。</w:t>
      </w:r>
    </w:p>
    <w:p w:rsidR="000B1D8B" w:rsidRDefault="000B1D8B" w:rsidP="000B1D8B">
      <w:pPr>
        <w:pStyle w:val="a6"/>
        <w:numPr>
          <w:ilvl w:val="0"/>
          <w:numId w:val="15"/>
        </w:numPr>
        <w:spacing w:after="156"/>
        <w:ind w:firstLineChars="0"/>
      </w:pPr>
      <w:r>
        <w:rPr>
          <w:rFonts w:hint="eastAsia"/>
        </w:rPr>
        <w:t>对所有</w:t>
      </w:r>
      <w:r>
        <w:rPr>
          <w:rFonts w:hint="eastAsia"/>
        </w:rPr>
        <w:t>checked</w:t>
      </w:r>
      <w:r>
        <w:rPr>
          <w:rFonts w:hint="eastAsia"/>
        </w:rPr>
        <w:t>的设备，根据其</w:t>
      </w:r>
      <w:r>
        <w:rPr>
          <w:rFonts w:hint="eastAsia"/>
        </w:rPr>
        <w:t>type</w:t>
      </w:r>
      <w:r>
        <w:rPr>
          <w:rFonts w:hint="eastAsia"/>
        </w:rPr>
        <w:t>，调用其界面，输入数据后计算泄放量。</w:t>
      </w:r>
    </w:p>
    <w:p w:rsidR="000B1D8B" w:rsidRDefault="000B1D8B" w:rsidP="000B1D8B">
      <w:pPr>
        <w:pStyle w:val="a6"/>
        <w:numPr>
          <w:ilvl w:val="0"/>
          <w:numId w:val="15"/>
        </w:numPr>
        <w:spacing w:after="156"/>
        <w:ind w:firstLineChars="0"/>
      </w:pPr>
      <w:r>
        <w:rPr>
          <w:rFonts w:hint="eastAsia"/>
        </w:rPr>
        <w:t>最终的泄放量是全部设备泄放量之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:rsidR="00224DA9" w:rsidRDefault="00224DA9" w:rsidP="000B1D8B">
      <w:pPr>
        <w:pStyle w:val="a6"/>
        <w:numPr>
          <w:ilvl w:val="0"/>
          <w:numId w:val="15"/>
        </w:numPr>
        <w:spacing w:after="156"/>
        <w:ind w:firstLineChars="0"/>
      </w:pPr>
      <w:r>
        <w:rPr>
          <w:rFonts w:hint="eastAsia"/>
        </w:rPr>
        <w:t>总的界面如下：</w:t>
      </w:r>
    </w:p>
    <w:p w:rsidR="00224DA9" w:rsidRDefault="00224DA9" w:rsidP="00224DA9">
      <w:pPr>
        <w:pStyle w:val="a6"/>
        <w:numPr>
          <w:ilvl w:val="1"/>
          <w:numId w:val="15"/>
        </w:numPr>
        <w:spacing w:after="156"/>
        <w:ind w:firstLineChars="0"/>
      </w:pPr>
      <w:r>
        <w:rPr>
          <w:rFonts w:hint="eastAsia"/>
          <w:b/>
          <w:i/>
        </w:rPr>
        <w:t>Heat Input Model</w:t>
      </w:r>
      <w:r>
        <w:rPr>
          <w:rFonts w:hint="eastAsia"/>
        </w:rPr>
        <w:t>为</w:t>
      </w:r>
      <w:r>
        <w:rPr>
          <w:rFonts w:hint="eastAsia"/>
        </w:rPr>
        <w:t>API521</w:t>
      </w:r>
      <w:r>
        <w:rPr>
          <w:rFonts w:hint="eastAsia"/>
        </w:rPr>
        <w:t>，后面的</w:t>
      </w:r>
      <w:r w:rsidR="008F726E">
        <w:rPr>
          <w:rFonts w:hint="eastAsia"/>
          <w:b/>
          <w:i/>
        </w:rPr>
        <w:t>Adequate drainage and firefighting equipment exist</w:t>
      </w:r>
      <w:r w:rsidR="008F726E">
        <w:rPr>
          <w:rFonts w:hint="eastAsia"/>
        </w:rPr>
        <w:t>的</w:t>
      </w:r>
      <w:r>
        <w:rPr>
          <w:rFonts w:hint="eastAsia"/>
        </w:rPr>
        <w:t>Check Box</w:t>
      </w:r>
      <w:r>
        <w:rPr>
          <w:rFonts w:hint="eastAsia"/>
        </w:rPr>
        <w:t>用于选择条件，并据此确定热量输入模型的系数。</w:t>
      </w:r>
    </w:p>
    <w:p w:rsidR="00224DA9" w:rsidRDefault="006D2F52" w:rsidP="00224DA9">
      <w:pPr>
        <w:pStyle w:val="a6"/>
        <w:numPr>
          <w:ilvl w:val="1"/>
          <w:numId w:val="15"/>
        </w:numPr>
        <w:spacing w:after="156"/>
        <w:ind w:firstLineChars="0"/>
      </w:pPr>
      <w:r>
        <w:rPr>
          <w:rFonts w:hint="eastAsia"/>
        </w:rPr>
        <w:t>表格中，根据</w:t>
      </w:r>
      <w:r>
        <w:rPr>
          <w:rFonts w:hint="eastAsia"/>
        </w:rPr>
        <w:t>PROII</w:t>
      </w:r>
      <w:r>
        <w:rPr>
          <w:rFonts w:hint="eastAsia"/>
        </w:rPr>
        <w:t>模型和数据库数据，</w:t>
      </w:r>
      <w:r w:rsidRPr="006D2F52">
        <w:rPr>
          <w:rFonts w:hint="eastAsia"/>
          <w:b/>
        </w:rPr>
        <w:t>自动</w:t>
      </w:r>
      <w:r>
        <w:rPr>
          <w:rFonts w:hint="eastAsia"/>
        </w:rPr>
        <w:t>将塔、侧塔、回流罐、换热器等设备列好，并规定好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。</w:t>
      </w:r>
    </w:p>
    <w:p w:rsidR="006D2F52" w:rsidRPr="006D2F52" w:rsidRDefault="006D2F52" w:rsidP="00224DA9">
      <w:pPr>
        <w:pStyle w:val="a6"/>
        <w:numPr>
          <w:ilvl w:val="1"/>
          <w:numId w:val="15"/>
        </w:numPr>
        <w:spacing w:after="156"/>
        <w:ind w:firstLineChars="0"/>
        <w:rPr>
          <w:b/>
          <w:i/>
        </w:rPr>
      </w:pPr>
      <w:r>
        <w:rPr>
          <w:rFonts w:hint="eastAsia"/>
        </w:rPr>
        <w:t>用户规定</w:t>
      </w:r>
      <w:r w:rsidRPr="006D2F52">
        <w:rPr>
          <w:rFonts w:hint="eastAsia"/>
          <w:b/>
          <w:i/>
        </w:rPr>
        <w:t>Elevation</w:t>
      </w:r>
      <w:r>
        <w:rPr>
          <w:rFonts w:hint="eastAsia"/>
          <w:b/>
          <w:i/>
        </w:rPr>
        <w:t>, Fire Zone?, F Factor</w:t>
      </w:r>
      <w:r>
        <w:rPr>
          <w:rFonts w:hint="eastAsia"/>
        </w:rPr>
        <w:t>参数。</w:t>
      </w:r>
    </w:p>
    <w:p w:rsidR="006D2F52" w:rsidRPr="008D1756" w:rsidRDefault="006D2F52" w:rsidP="006D2F52">
      <w:pPr>
        <w:pStyle w:val="a6"/>
        <w:numPr>
          <w:ilvl w:val="2"/>
          <w:numId w:val="15"/>
        </w:numPr>
        <w:spacing w:after="156"/>
        <w:ind w:firstLineChars="0"/>
        <w:rPr>
          <w:b/>
          <w:i/>
        </w:rPr>
      </w:pPr>
      <w:r>
        <w:t>I</w:t>
      </w:r>
      <w:r>
        <w:rPr>
          <w:rFonts w:hint="eastAsia"/>
        </w:rPr>
        <w:t xml:space="preserve">f {Elevation&gt;7.6m}, </w:t>
      </w:r>
      <w:r>
        <w:rPr>
          <w:rFonts w:hint="eastAsia"/>
        </w:rPr>
        <w:t>从</w:t>
      </w:r>
      <w:r>
        <w:rPr>
          <w:rFonts w:hint="eastAsia"/>
        </w:rPr>
        <w:t>Fire Zone</w:t>
      </w:r>
      <w:r>
        <w:rPr>
          <w:rFonts w:hint="eastAsia"/>
        </w:rPr>
        <w:t>开始的表格数据全部变灰，否则可编辑。</w:t>
      </w:r>
    </w:p>
    <w:p w:rsidR="008D1756" w:rsidRPr="006D2F52" w:rsidRDefault="008D1756" w:rsidP="006D2F52">
      <w:pPr>
        <w:pStyle w:val="a6"/>
        <w:numPr>
          <w:ilvl w:val="2"/>
          <w:numId w:val="15"/>
        </w:numPr>
        <w:spacing w:after="156"/>
        <w:ind w:firstLineChars="0"/>
        <w:rPr>
          <w:b/>
          <w:i/>
        </w:rPr>
      </w:pPr>
      <w:r>
        <w:rPr>
          <w:rFonts w:hint="eastAsia"/>
        </w:rPr>
        <w:t>如果</w:t>
      </w:r>
      <w:r>
        <w:rPr>
          <w:rFonts w:hint="eastAsia"/>
        </w:rPr>
        <w:t>Fire Zone</w:t>
      </w:r>
      <w:r>
        <w:rPr>
          <w:rFonts w:hint="eastAsia"/>
        </w:rPr>
        <w:t>可编辑时</w:t>
      </w:r>
      <w:r>
        <w:rPr>
          <w:rFonts w:hint="eastAsia"/>
        </w:rPr>
        <w:t>Flag[Fire_Zone]=0</w:t>
      </w:r>
      <w:r>
        <w:rPr>
          <w:rFonts w:hint="eastAsia"/>
        </w:rPr>
        <w:t>，则后面表格全部变灰。</w:t>
      </w:r>
    </w:p>
    <w:p w:rsidR="006D2F52" w:rsidRPr="00B6597A" w:rsidRDefault="00332A89" w:rsidP="006D2F52">
      <w:pPr>
        <w:pStyle w:val="a6"/>
        <w:numPr>
          <w:ilvl w:val="1"/>
          <w:numId w:val="15"/>
        </w:numPr>
        <w:spacing w:after="156"/>
        <w:ind w:firstLineChars="0"/>
        <w:rPr>
          <w:b/>
          <w:i/>
        </w:rPr>
      </w:pPr>
      <w:r>
        <w:rPr>
          <w:rFonts w:hint="eastAsia"/>
          <w:b/>
          <w:i/>
        </w:rPr>
        <w:t>Edit</w:t>
      </w:r>
      <w:r>
        <w:rPr>
          <w:rFonts w:hint="eastAsia"/>
        </w:rPr>
        <w:t>按钮：用于规定各设备的参数，根据</w:t>
      </w:r>
      <w:r w:rsidRPr="00332A89">
        <w:rPr>
          <w:rFonts w:hint="eastAsia"/>
          <w:b/>
          <w:i/>
        </w:rPr>
        <w:t>Type</w:t>
      </w:r>
      <w:r>
        <w:rPr>
          <w:rFonts w:hint="eastAsia"/>
        </w:rPr>
        <w:t>类型弹出不同的界面，</w:t>
      </w:r>
      <w:proofErr w:type="gramStart"/>
      <w:r>
        <w:rPr>
          <w:rFonts w:hint="eastAsia"/>
        </w:rPr>
        <w:t>分别如</w:t>
      </w:r>
      <w:proofErr w:type="gramEnd"/>
      <w:r>
        <w:rPr>
          <w:rFonts w:hint="eastAsia"/>
        </w:rPr>
        <w:t>下面几个截图。</w:t>
      </w:r>
    </w:p>
    <w:p w:rsidR="00B6597A" w:rsidRPr="007B5C12" w:rsidRDefault="00B6597A" w:rsidP="006D2F52">
      <w:pPr>
        <w:pStyle w:val="a6"/>
        <w:numPr>
          <w:ilvl w:val="1"/>
          <w:numId w:val="15"/>
        </w:numPr>
        <w:spacing w:after="156"/>
        <w:ind w:firstLineChars="0"/>
        <w:rPr>
          <w:b/>
          <w:i/>
        </w:rPr>
      </w:pPr>
      <w:r>
        <w:rPr>
          <w:rFonts w:hint="eastAsia"/>
        </w:rPr>
        <w:t>当弹出界面中的</w:t>
      </w:r>
      <w:r w:rsidRPr="00B6597A">
        <w:rPr>
          <w:rFonts w:hint="eastAsia"/>
          <w:b/>
          <w:i/>
        </w:rPr>
        <w:t>Ok</w:t>
      </w:r>
      <w:r>
        <w:rPr>
          <w:rFonts w:hint="eastAsia"/>
        </w:rPr>
        <w:t>按钮确定后，执行</w:t>
      </w:r>
      <w:r>
        <w:rPr>
          <w:rFonts w:hint="eastAsia"/>
          <w:b/>
          <w:i/>
        </w:rPr>
        <w:t>Wetted Area, Heat Input, Relief Load</w:t>
      </w:r>
      <w:r>
        <w:rPr>
          <w:rFonts w:hint="eastAsia"/>
        </w:rPr>
        <w:t>计算并将结果列于后面的表格中，完成一个设备则填写一行。</w:t>
      </w:r>
    </w:p>
    <w:p w:rsidR="007B5C12" w:rsidRPr="006D2F52" w:rsidRDefault="007B5C12" w:rsidP="006D2F52">
      <w:pPr>
        <w:pStyle w:val="a6"/>
        <w:numPr>
          <w:ilvl w:val="1"/>
          <w:numId w:val="15"/>
        </w:numPr>
        <w:spacing w:after="156"/>
        <w:ind w:firstLineChars="0"/>
        <w:rPr>
          <w:b/>
          <w:i/>
        </w:rPr>
      </w:pPr>
      <w:r>
        <w:rPr>
          <w:rFonts w:hint="eastAsia"/>
        </w:rPr>
        <w:t>全部设备完成计算后，点击</w:t>
      </w:r>
      <w:r w:rsidRPr="007B5C12">
        <w:rPr>
          <w:rFonts w:hint="eastAsia"/>
          <w:b/>
          <w:i/>
        </w:rPr>
        <w:t>Total</w:t>
      </w:r>
      <w:r>
        <w:rPr>
          <w:rFonts w:hint="eastAsia"/>
        </w:rPr>
        <w:t>按钮完成各设备泄放量的加和，并将数据填入按钮下方的表格中</w:t>
      </w:r>
      <w:r w:rsidR="000B2F67">
        <w:rPr>
          <w:rFonts w:hint="eastAsia"/>
        </w:rPr>
        <w:t>，完成计算。</w:t>
      </w:r>
    </w:p>
    <w:p w:rsidR="000B1D8B" w:rsidRDefault="00A62419" w:rsidP="00E427ED">
      <w:pPr>
        <w:spacing w:after="156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95633"/>
            <wp:effectExtent l="19050" t="0" r="2540" b="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DC3" w:rsidRPr="00905B6B" w:rsidRDefault="00764B5A" w:rsidP="00905B6B">
      <w:pPr>
        <w:pStyle w:val="a6"/>
        <w:numPr>
          <w:ilvl w:val="2"/>
          <w:numId w:val="15"/>
        </w:numPr>
        <w:spacing w:after="156"/>
        <w:ind w:firstLineChars="0"/>
      </w:pPr>
      <w:r w:rsidRPr="00905B6B">
        <w:rPr>
          <w:rFonts w:hint="eastAsia"/>
        </w:rPr>
        <w:t>塔的界面中</w:t>
      </w:r>
      <w:r w:rsidR="00E91929">
        <w:rPr>
          <w:rFonts w:hint="eastAsia"/>
        </w:rPr>
        <w:t>，</w:t>
      </w:r>
      <w:r w:rsidR="00E91929">
        <w:rPr>
          <w:rFonts w:hint="eastAsia"/>
        </w:rPr>
        <w:t>Segment</w:t>
      </w:r>
      <w:r w:rsidR="00E91929">
        <w:rPr>
          <w:rFonts w:hint="eastAsia"/>
        </w:rPr>
        <w:t>用于定义</w:t>
      </w:r>
      <w:proofErr w:type="gramStart"/>
      <w:r w:rsidR="00E91929">
        <w:rPr>
          <w:rFonts w:hint="eastAsia"/>
        </w:rPr>
        <w:t>塔分为</w:t>
      </w:r>
      <w:proofErr w:type="gramEnd"/>
      <w:r w:rsidR="00E91929">
        <w:rPr>
          <w:rFonts w:hint="eastAsia"/>
        </w:rPr>
        <w:t>几个部分（比如板式塔和填料塔混合），</w:t>
      </w:r>
      <w:r w:rsidR="00E91929">
        <w:rPr>
          <w:rFonts w:hint="eastAsia"/>
        </w:rPr>
        <w:t>Packing Holdup Factor</w:t>
      </w:r>
      <w:r w:rsidR="008E5E5C" w:rsidRPr="008E5E5C">
        <w:rPr>
          <w:rFonts w:hint="eastAsia"/>
        </w:rPr>
        <w:t>表示</w:t>
      </w:r>
      <w:r w:rsidR="008E5E5C" w:rsidRPr="008E5E5C">
        <w:rPr>
          <w:rFonts w:hint="eastAsia"/>
        </w:rPr>
        <w:t>1m</w:t>
      </w:r>
      <w:r w:rsidR="008E5E5C" w:rsidRPr="008E5E5C">
        <w:rPr>
          <w:rFonts w:hint="eastAsia"/>
        </w:rPr>
        <w:t>高的填料在正常操作时所负载的液相高度为</w:t>
      </w:r>
      <w:r w:rsidR="008E5E5C" w:rsidRPr="008E5E5C">
        <w:rPr>
          <w:rFonts w:hint="eastAsia"/>
        </w:rPr>
        <w:t>0.25m</w:t>
      </w:r>
      <w:r w:rsidR="008E5E5C" w:rsidRPr="008E5E5C">
        <w:rPr>
          <w:rFonts w:hint="eastAsia"/>
        </w:rPr>
        <w:t>，即</w:t>
      </w:r>
      <w:r w:rsidR="008E5E5C" w:rsidRPr="008E5E5C">
        <w:rPr>
          <w:rFonts w:hint="eastAsia"/>
        </w:rPr>
        <w:t>2.5</w:t>
      </w:r>
      <w:r w:rsidR="008E5E5C" w:rsidRPr="008E5E5C">
        <w:rPr>
          <w:rFonts w:hint="eastAsia"/>
        </w:rPr>
        <w:t>块理论板，每块理论板</w:t>
      </w:r>
      <w:r w:rsidR="008E5E5C" w:rsidRPr="008E5E5C">
        <w:rPr>
          <w:rFonts w:hint="eastAsia"/>
        </w:rPr>
        <w:t>100mm</w:t>
      </w:r>
      <w:r w:rsidR="008E5E5C" w:rsidRPr="008E5E5C">
        <w:rPr>
          <w:rFonts w:hint="eastAsia"/>
        </w:rPr>
        <w:t>液层高度。</w:t>
      </w:r>
    </w:p>
    <w:p w:rsidR="0045788D" w:rsidRDefault="0045788D" w:rsidP="00E427ED">
      <w:pPr>
        <w:spacing w:after="156"/>
      </w:pPr>
      <w:r>
        <w:rPr>
          <w:noProof/>
        </w:rPr>
        <w:drawing>
          <wp:inline distT="0" distB="0" distL="0" distR="0">
            <wp:extent cx="5274310" cy="3075555"/>
            <wp:effectExtent l="19050" t="0" r="2540" b="0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396" w:rsidRDefault="00C17C8A" w:rsidP="00E427ED">
      <w:pPr>
        <w:spacing w:after="156"/>
      </w:pPr>
      <w:r>
        <w:rPr>
          <w:noProof/>
        </w:rPr>
        <w:lastRenderedPageBreak/>
        <w:drawing>
          <wp:inline distT="0" distB="0" distL="0" distR="0">
            <wp:extent cx="4285615" cy="3562350"/>
            <wp:effectExtent l="19050" t="0" r="635" b="0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C8A" w:rsidRDefault="0091553F" w:rsidP="00E427ED">
      <w:pPr>
        <w:spacing w:after="156"/>
      </w:pPr>
      <w:r>
        <w:rPr>
          <w:noProof/>
        </w:rPr>
        <w:drawing>
          <wp:inline distT="0" distB="0" distL="0" distR="0">
            <wp:extent cx="5274310" cy="1642372"/>
            <wp:effectExtent l="19050" t="0" r="2540" b="0"/>
            <wp:docPr id="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53F" w:rsidRDefault="0091553F" w:rsidP="00E427ED">
      <w:pPr>
        <w:spacing w:after="156"/>
      </w:pPr>
      <w:r>
        <w:rPr>
          <w:noProof/>
        </w:rPr>
        <w:drawing>
          <wp:inline distT="0" distB="0" distL="0" distR="0">
            <wp:extent cx="5274310" cy="2914466"/>
            <wp:effectExtent l="19050" t="0" r="2540" b="0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4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53F" w:rsidRDefault="004C2A57" w:rsidP="002D2E61">
      <w:pPr>
        <w:spacing w:after="156"/>
      </w:pPr>
      <w:r>
        <w:rPr>
          <w:rFonts w:hint="eastAsia"/>
        </w:rPr>
        <w:lastRenderedPageBreak/>
        <w:t>Piping Details</w:t>
      </w:r>
      <w:r>
        <w:rPr>
          <w:rFonts w:hint="eastAsia"/>
        </w:rPr>
        <w:t>的界面</w:t>
      </w:r>
    </w:p>
    <w:p w:rsidR="004C2A57" w:rsidRDefault="00A252C8" w:rsidP="00E427ED">
      <w:pPr>
        <w:spacing w:after="156"/>
      </w:pPr>
      <w:r>
        <w:rPr>
          <w:rFonts w:hint="eastAsia"/>
          <w:noProof/>
        </w:rPr>
        <w:drawing>
          <wp:inline distT="0" distB="0" distL="0" distR="0">
            <wp:extent cx="2560320" cy="2194560"/>
            <wp:effectExtent l="19050" t="0" r="0" b="0"/>
            <wp:docPr id="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53F" w:rsidRPr="005B6DC3" w:rsidRDefault="0091553F" w:rsidP="00E427ED">
      <w:pPr>
        <w:spacing w:after="156"/>
      </w:pPr>
    </w:p>
    <w:p w:rsidR="00950375" w:rsidRDefault="00950375" w:rsidP="00DC7A7A">
      <w:pPr>
        <w:pStyle w:val="20"/>
        <w:spacing w:before="156" w:after="156"/>
      </w:pPr>
      <w:bookmarkStart w:id="92" w:name="_Toc382316064"/>
      <w:r>
        <w:rPr>
          <w:rFonts w:hint="eastAsia"/>
        </w:rPr>
        <w:t>罐</w:t>
      </w:r>
      <w:r>
        <w:rPr>
          <w:rFonts w:hint="eastAsia"/>
        </w:rPr>
        <w:t>- Drum</w:t>
      </w:r>
      <w:bookmarkEnd w:id="92"/>
    </w:p>
    <w:p w:rsidR="00D53FE4" w:rsidRDefault="00D53FE4" w:rsidP="00DC7A7A">
      <w:pPr>
        <w:pStyle w:val="3"/>
        <w:spacing w:before="156" w:after="156"/>
      </w:pPr>
      <w:bookmarkStart w:id="93" w:name="_Toc382316065"/>
      <w:r>
        <w:rPr>
          <w:rFonts w:hint="eastAsia"/>
        </w:rPr>
        <w:t>A[wetted]</w:t>
      </w:r>
      <w:r>
        <w:rPr>
          <w:rFonts w:hint="eastAsia"/>
        </w:rPr>
        <w:t>计算</w:t>
      </w:r>
      <w:bookmarkEnd w:id="93"/>
    </w:p>
    <w:p w:rsidR="00D53FE4" w:rsidRDefault="00D65228" w:rsidP="00E427ED">
      <w:pPr>
        <w:pStyle w:val="a6"/>
        <w:numPr>
          <w:ilvl w:val="0"/>
          <w:numId w:val="15"/>
        </w:numPr>
        <w:spacing w:after="156"/>
        <w:ind w:firstLineChars="0"/>
      </w:pPr>
      <w:r>
        <w:rPr>
          <w:rFonts w:hint="eastAsia"/>
        </w:rPr>
        <w:t>卧式罐</w:t>
      </w:r>
      <w:r>
        <w:rPr>
          <w:rFonts w:hint="eastAsia"/>
        </w:rPr>
        <w:t>-</w:t>
      </w:r>
      <w:r w:rsidR="00D53FE4">
        <w:rPr>
          <w:rFonts w:hint="eastAsia"/>
        </w:rPr>
        <w:t>Horizontal Drum</w:t>
      </w:r>
    </w:p>
    <w:p w:rsidR="00215C26" w:rsidRDefault="00AB15A4" w:rsidP="00E427ED">
      <w:pPr>
        <w:pStyle w:val="a6"/>
        <w:numPr>
          <w:ilvl w:val="1"/>
          <w:numId w:val="15"/>
        </w:numPr>
        <w:spacing w:after="156"/>
        <w:ind w:firstLineChars="0"/>
      </w:pPr>
      <w:r>
        <w:rPr>
          <w:rFonts w:hint="eastAsia"/>
        </w:rPr>
        <w:t>根据</w:t>
      </w:r>
      <w:r w:rsidR="004070AF">
        <w:rPr>
          <w:rFonts w:hint="eastAsia"/>
        </w:rPr>
        <w:t>如下</w:t>
      </w:r>
      <w:r w:rsidR="00215C26">
        <w:rPr>
          <w:rFonts w:hint="eastAsia"/>
        </w:rPr>
        <w:t>判断</w:t>
      </w:r>
      <w:r>
        <w:rPr>
          <w:rFonts w:hint="eastAsia"/>
        </w:rPr>
        <w:t>逻辑图计算卧式罐的</w:t>
      </w:r>
      <w:r>
        <w:rPr>
          <w:rFonts w:hint="eastAsia"/>
        </w:rPr>
        <w:t>A[wetted]</w:t>
      </w:r>
      <w:r w:rsidR="007265AE">
        <w:rPr>
          <w:rFonts w:hint="eastAsia"/>
        </w:rPr>
        <w:t>（结合</w:t>
      </w:r>
      <w:r w:rsidR="007265AE">
        <w:rPr>
          <w:rFonts w:hint="eastAsia"/>
        </w:rPr>
        <w:t>JGC</w:t>
      </w:r>
      <w:r w:rsidR="007265AE">
        <w:rPr>
          <w:rFonts w:hint="eastAsia"/>
        </w:rPr>
        <w:t>和</w:t>
      </w:r>
      <w:r w:rsidR="007265AE">
        <w:rPr>
          <w:rFonts w:hint="eastAsia"/>
        </w:rPr>
        <w:t>Fluor</w:t>
      </w:r>
      <w:r w:rsidR="007265AE">
        <w:rPr>
          <w:rFonts w:hint="eastAsia"/>
        </w:rPr>
        <w:t>的方法）</w:t>
      </w:r>
    </w:p>
    <w:p w:rsidR="004070AF" w:rsidRDefault="00AB15A4" w:rsidP="00E427ED">
      <w:pPr>
        <w:spacing w:after="156"/>
      </w:pPr>
      <w:r w:rsidRPr="00AB15A4"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768647" cy="6464332"/>
                <wp:effectExtent l="0" t="0" r="0" b="0"/>
                <wp:docPr id="185" name="组合 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8647" cy="6464332"/>
                          <a:chOff x="323528" y="692696"/>
                          <a:chExt cx="6768647" cy="6464332"/>
                        </a:xfrm>
                      </wpg:grpSpPr>
                      <wps:wsp>
                        <wps:cNvPr id="186" name="矩形 186"/>
                        <wps:cNvSpPr/>
                        <wps:spPr>
                          <a:xfrm>
                            <a:off x="395536" y="764704"/>
                            <a:ext cx="2520280" cy="648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h[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e]&lt;=7.6m?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87" name="矩形 187"/>
                        <wps:cNvSpPr/>
                        <wps:spPr>
                          <a:xfrm>
                            <a:off x="395536" y="1844824"/>
                            <a:ext cx="2520280" cy="648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D&gt;1.9m?</w:t>
                              </w:r>
                              <w:proofErr w:type="gram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88" name="直接箭头连接符 188"/>
                        <wps:cNvCnPr>
                          <a:stCxn id="186" idx="2"/>
                          <a:endCxn id="187" idx="0"/>
                        </wps:cNvCnPr>
                        <wps:spPr>
                          <a:xfrm>
                            <a:off x="1655676" y="1412776"/>
                            <a:ext cx="0" cy="43204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直接箭头连接符 189"/>
                        <wps:cNvCnPr>
                          <a:stCxn id="186" idx="3"/>
                        </wps:cNvCnPr>
                        <wps:spPr>
                          <a:xfrm flipV="1">
                            <a:off x="2915816" y="1052736"/>
                            <a:ext cx="648072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直接箭头连接符 190"/>
                        <wps:cNvCnPr/>
                        <wps:spPr>
                          <a:xfrm flipV="1">
                            <a:off x="2915816" y="2204864"/>
                            <a:ext cx="648072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直接箭头连接符 191"/>
                        <wps:cNvCnPr/>
                        <wps:spPr>
                          <a:xfrm>
                            <a:off x="1691680" y="2492896"/>
                            <a:ext cx="0" cy="43204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TextBox 12"/>
                        <wps:cNvSpPr txBox="1"/>
                        <wps:spPr>
                          <a:xfrm>
                            <a:off x="3635831" y="1772656"/>
                            <a:ext cx="324040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Total surface area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7904" y="2132856"/>
                            <a:ext cx="20478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194" name="TextBox 14"/>
                        <wps:cNvSpPr txBox="1"/>
                        <wps:spPr>
                          <a:xfrm>
                            <a:off x="3059716" y="692696"/>
                            <a:ext cx="28829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95" name="TextBox 15"/>
                        <wps:cNvSpPr txBox="1"/>
                        <wps:spPr>
                          <a:xfrm>
                            <a:off x="3059716" y="1772732"/>
                            <a:ext cx="28829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96" name="TextBox 16"/>
                        <wps:cNvSpPr txBox="1"/>
                        <wps:spPr>
                          <a:xfrm>
                            <a:off x="3851770" y="2780765"/>
                            <a:ext cx="324040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½ full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1920" y="3140968"/>
                            <a:ext cx="20478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198" name="TextBox 18"/>
                        <wps:cNvSpPr txBox="1"/>
                        <wps:spPr>
                          <a:xfrm>
                            <a:off x="3707761" y="2420753"/>
                            <a:ext cx="323977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Aw=A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99" name="TextBox 19"/>
                        <wps:cNvSpPr txBox="1"/>
                        <wps:spPr>
                          <a:xfrm>
                            <a:off x="3851770" y="3428787"/>
                            <a:ext cx="324040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Aw=1/2 * 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00" name="矩形 200"/>
                        <wps:cNvSpPr/>
                        <wps:spPr>
                          <a:xfrm>
                            <a:off x="395536" y="2924944"/>
                            <a:ext cx="2520280" cy="648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(½*D+h[e])&lt;7.6m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1" name="直接箭头连接符 201"/>
                        <wps:cNvCnPr/>
                        <wps:spPr>
                          <a:xfrm flipV="1">
                            <a:off x="2915816" y="3284984"/>
                            <a:ext cx="648072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TextBox 22"/>
                        <wps:cNvSpPr txBox="1"/>
                        <wps:spPr>
                          <a:xfrm>
                            <a:off x="3059758" y="2852768"/>
                            <a:ext cx="28829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03" name="直接箭头连接符 203"/>
                        <wps:cNvCnPr/>
                        <wps:spPr>
                          <a:xfrm>
                            <a:off x="1691680" y="3573016"/>
                            <a:ext cx="0" cy="43204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矩形 204"/>
                        <wps:cNvSpPr/>
                        <wps:spPr>
                          <a:xfrm>
                            <a:off x="395536" y="4005064"/>
                            <a:ext cx="2520280" cy="648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(NNL+h[e])&lt;7.6m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5" name="直接箭头连接符 205"/>
                        <wps:cNvCnPr/>
                        <wps:spPr>
                          <a:xfrm flipV="1">
                            <a:off x="2915816" y="4365104"/>
                            <a:ext cx="648072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TextBox 28"/>
                        <wps:cNvSpPr txBox="1"/>
                        <wps:spPr>
                          <a:xfrm>
                            <a:off x="3131764" y="3932803"/>
                            <a:ext cx="28829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07" name="TextBox 29"/>
                        <wps:cNvSpPr txBox="1"/>
                        <wps:spPr>
                          <a:xfrm>
                            <a:off x="3779819" y="4148811"/>
                            <a:ext cx="324040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Use (7.6-h[e]) to calculate Aw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08" name="直接箭头连接符 208"/>
                        <wps:cNvCnPr/>
                        <wps:spPr>
                          <a:xfrm>
                            <a:off x="1691680" y="4653136"/>
                            <a:ext cx="0" cy="43204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TextBox 31"/>
                        <wps:cNvSpPr txBox="1"/>
                        <wps:spPr>
                          <a:xfrm>
                            <a:off x="323528" y="5228846"/>
                            <a:ext cx="324040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Use NNL to calculate Aw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10" name="TextBox 32"/>
                        <wps:cNvSpPr txBox="1"/>
                        <wps:spPr>
                          <a:xfrm>
                            <a:off x="3707813" y="908703"/>
                            <a:ext cx="323977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Aw=0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11" name="TextBox 33"/>
                        <wps:cNvSpPr txBox="1"/>
                        <wps:spPr>
                          <a:xfrm>
                            <a:off x="1835655" y="1412720"/>
                            <a:ext cx="28829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12" name="TextBox 34"/>
                        <wps:cNvSpPr txBox="1"/>
                        <wps:spPr>
                          <a:xfrm>
                            <a:off x="1907661" y="2492756"/>
                            <a:ext cx="28765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13" name="TextBox 35"/>
                        <wps:cNvSpPr txBox="1"/>
                        <wps:spPr>
                          <a:xfrm>
                            <a:off x="1907661" y="3572792"/>
                            <a:ext cx="28765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14" name="TextBox 36"/>
                        <wps:cNvSpPr txBox="1"/>
                        <wps:spPr>
                          <a:xfrm>
                            <a:off x="1907661" y="4724830"/>
                            <a:ext cx="28765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15" name="TextBox 55"/>
                        <wps:cNvSpPr txBox="1"/>
                        <wps:spPr>
                          <a:xfrm>
                            <a:off x="395534" y="5876868"/>
                            <a:ext cx="6480810" cy="1280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h[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e]: elevation, m</w:t>
                              </w:r>
                            </w:p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D: Drum diameter, m</w:t>
                              </w:r>
                            </w:p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NNL: Normal Liquid Level, 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85" o:spid="_x0000_s1105" style="width:532.95pt;height:509pt;mso-position-horizontal-relative:char;mso-position-vertical-relative:line" coordorigin="3235,6926" coordsize="67686,64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">
                <v:rect id="矩形 186" o:spid="_x0000_s1106" style="position:absolute;left:3955;top:7647;width:25203;height:64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rzL8MA&#10;AADcAAAADwAAAGRycy9kb3ducmV2LnhtbERPS2sCMRC+C/0PYQpeRLN6ENkaRQrqUqjgowdvw2bc&#10;LN1Mwibq9t83guBtPr7nzJedbcSN2lA7VjAeZSCIS6drrhScjuvhDESIyBobx6TgjwIsF2+9Oeba&#10;3XlPt0OsRArhkKMCE6PPpQylIYth5Dxx4i6utRgTbCupW7yncNvISZZNpcWaU4NBT5+Gyt/D1SpY&#10;b81gJb++f3wRdhc7KfxmOzgr1X/vVh8gInXxJX66C53mz6bweCZd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rzL8MAAADcAAAADwAAAAAAAAAAAAAAAACYAgAAZHJzL2Rv&#10;d25yZXYueG1sUEsFBgAAAAAEAAQA9QAAAIgDAAAAAA==&#10;" filled="f" strokecolor="black [3213]" strokeweight="2pt">
                  <v:textbox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h[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e]&lt;=7.6m?</w:t>
                        </w:r>
                      </w:p>
                    </w:txbxContent>
                  </v:textbox>
                </v:rect>
                <v:rect id="矩形 187" o:spid="_x0000_s1107" style="position:absolute;left:3955;top:18448;width:25203;height:64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ZWtMMA&#10;AADcAAAADwAAAGRycy9kb3ducmV2LnhtbERPTWsCMRC9F/wPYYReRLP1YGVrFBGsi2BBWw+9DZtx&#10;s7iZhE2q6783QsHbPN7nzBadbcSF2lA7VvA2ykAQl07XXCn4+V4PpyBCRNbYOCYFNwqwmPdeZphr&#10;d+U9XQ6xEimEQ44KTIw+lzKUhiyGkfPEiTu51mJMsK2kbvGawm0jx1k2kRZrTg0GPa0MlefDn1Ww&#10;3pjBUm53R1+Er5MdF/5zM/hV6rXfLT9AROriU/zvLnSaP32HxzPpAj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ZWtMMAAADcAAAADwAAAAAAAAAAAAAAAACYAgAAZHJzL2Rv&#10;d25yZXYueG1sUEsFBgAAAAAEAAQA9QAAAIgDAAAAAA==&#10;" filled="f" strokecolor="black [3213]" strokeweight="2pt">
                  <v:textbox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D&gt;1.9m?</w:t>
                        </w:r>
                        <w:proofErr w:type="gramEnd"/>
                      </w:p>
                    </w:txbxContent>
                  </v:textbox>
                </v:rect>
                <v:shape id="直接箭头连接符 188" o:spid="_x0000_s1108" type="#_x0000_t32" style="position:absolute;left:16556;top:14127;width:0;height:43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vv58cAAADcAAAADwAAAGRycy9kb3ducmV2LnhtbESPT0vDQBDF74LfYRnBW7PRg9a02xDE&#10;oiJSbAXpbciO+WN2NmTXJP32zqHgbYb35r3frPPZdWqkITSeDdwkKSji0tuGKwOfh+1iCSpEZIud&#10;ZzJwogD55vJijZn1E3/QuI+VkhAOGRqoY+wzrUNZk8OQ+J5YtG8/OIyyDpW2A04S7jp9m6Z32mHD&#10;0lBjT481lT/7X2fg/RDfpm1/um+/2ten3TMWD8exMOb6ai5WoCLN8d98vn6xgr8UWnlGJtCb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i+/nxwAAANwAAAAPAAAAAAAA&#10;AAAAAAAAAKECAABkcnMvZG93bnJldi54bWxQSwUGAAAAAAQABAD5AAAAlQMAAAAA&#10;" strokecolor="black [3213]" strokeweight="2.25pt">
                  <v:stroke endarrow="open"/>
                </v:shape>
                <v:shape id="直接箭头连接符 189" o:spid="_x0000_s1109" type="#_x0000_t32" style="position:absolute;left:29158;top:10527;width:648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TRjcIAAADcAAAADwAAAGRycy9kb3ducmV2LnhtbERPTWvCQBC9F/wPywhepG5qUZLUVaxQ&#10;sRdBUz0P2WkSzM6G3a2m/94tCL3N433OYtWbVlzJ+caygpdJAoK4tLrhSsFX8fGcgvABWWNrmRT8&#10;kofVcvC0wFzbGx/oegyViCHsc1RQh9DlUvqyJoN+YjviyH1bZzBE6CqpHd5iuGnlNEnm0mDDsaHG&#10;jjY1lZfjj1HwmaXFFrl5P29O++x1XMwcbWdKjYb9+g1EoD78ix/unY7z0wz+nokX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pTRjcIAAADcAAAADwAAAAAAAAAAAAAA&#10;AAChAgAAZHJzL2Rvd25yZXYueG1sUEsFBgAAAAAEAAQA+QAAAJADAAAAAA==&#10;" strokecolor="black [3213]" strokeweight="2.25pt">
                  <v:stroke endarrow="open"/>
                </v:shape>
                <v:shape id="直接箭头连接符 190" o:spid="_x0000_s1110" type="#_x0000_t32" style="position:absolute;left:29158;top:22048;width:648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fuzcYAAADcAAAADwAAAGRycy9kb3ducmV2LnhtbESPQWvCQBCF70L/wzKFXkrdVLGY6CpV&#10;UNqLoGk9D9lpEpqdDbtbTf9951DwNsN78943y/XgOnWhEFvPBp7HGSjiytuWawMf5e5pDiomZIud&#10;ZzLwSxHWq7vREgvrr3ykyynVSkI4FmigSakvtI5VQw7j2PfEon354DDJGmptA14l3HV6kmUv2mHL&#10;0tBgT9uGqu/TjzPwns/LPXK7OW8/D/n0sZwF2s+MebgfXhegEg3pZv6/frOCnwu+PCMT6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Z37s3GAAAA3AAAAA8AAAAAAAAA&#10;AAAAAAAAoQIAAGRycy9kb3ducmV2LnhtbFBLBQYAAAAABAAEAPkAAACUAwAAAAA=&#10;" strokecolor="black [3213]" strokeweight="2.25pt">
                  <v:stroke endarrow="open"/>
                </v:shape>
                <v:shape id="直接箭头连接符 191" o:spid="_x0000_s1111" type="#_x0000_t32" style="position:absolute;left:16916;top:24928;width:0;height:43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jQp8QAAADcAAAADwAAAGRycy9kb3ducmV2LnhtbERPTWvCQBC9F/wPywje6kYPWlNXCaWi&#10;UkTUQultyI5JNDsbsmsS/31XKHibx/uc+bIzpWiodoVlBaNhBII4tbrgTMH3afX6BsJ5ZI2lZVJw&#10;JwfLRe9ljrG2LR+oOfpMhBB2MSrIva9iKV2ak0E3tBVx4M62NugDrDOpa2xDuCnlOIom0mDBoSHH&#10;ij5ySq/Hm1GwO/mvdlXdp5efy/Zzv8Zk9tskSg36XfIOwlPnn+J/90aH+bMRPJ4JF8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aNCnxAAAANwAAAAPAAAAAAAAAAAA&#10;AAAAAKECAABkcnMvZG93bnJldi54bWxQSwUGAAAAAAQABAD5AAAAkgMAAAAA&#10;" strokecolor="black [3213]" strokeweight="2.25pt">
                  <v:stroke endarrow="open"/>
                </v:shape>
                <v:shape id="TextBox 12" o:spid="_x0000_s1112" type="#_x0000_t202" style="position:absolute;left:36358;top:17726;width:32404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AcksAA&#10;AADcAAAADwAAAGRycy9kb3ducmV2LnhtbERPS2vCQBC+F/wPyxR6qxuFFk1dRXyAh17UeB+y02xo&#10;djZkRxP/vSsUepuP7zmL1eAbdaMu1oENTMYZKOIy2JorA8V5/z4DFQXZYhOYDNwpwmo5ellgbkPP&#10;R7qdpFIphGOOBpxIm2sdS0ce4zi0xIn7CZ1HSbCrtO2wT+G+0dMs+9Qea04NDlvaOCp/T1dvQMSu&#10;J/di5+PhMnxve5eVH1gY8/Y6rL9ACQ3yL/5zH2yaP5/C85l0gV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UAcksAAAADcAAAADwAAAAAAAAAAAAAAAACYAgAAZHJzL2Rvd25y&#10;ZXYueG1sUEsFBgAAAAAEAAQA9QAAAIU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Total surface area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113" type="#_x0000_t75" style="position:absolute;left:37079;top:21328;width:20478;height:2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gnpbBAAAA3AAAAA8AAABkcnMvZG93bnJldi54bWxET01rAjEQvQv9D2EKvdWsFlrdGkUEwd6q&#10;binehs10s+1msiRR039vBMHbPN7nzBbJduJEPrSOFYyGBQji2umWGwXVfv08AREissbOMSn4pwCL&#10;+cNghqV2Z97SaRcbkUM4lKjAxNiXUobakMUwdD1x5n6ctxgz9I3UHs853HZyXBSv0mLLucFgTytD&#10;9d/uaBXYt0//9ZsqM/pY1vE76eLg15VST49p+Q4iUop38c290Xn+9AWuz+QL5Pw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bgnpbBAAAA3AAAAA8AAAAAAAAAAAAAAAAAnwIA&#10;AGRycy9kb3ducmV2LnhtbFBLBQYAAAAABAAEAPcAAACNAwAAAAA=&#10;">
                  <v:imagedata r:id="rId55" o:title=""/>
                </v:shape>
                <v:shape id="TextBox 14" o:spid="_x0000_s1114" type="#_x0000_t202" style="position:absolute;left:30597;top:6926;width:2883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UhfcAA&#10;AADcAAAADwAAAGRycy9kb3ducmV2LnhtbERPTWvCQBC9F/wPywi91Y1ii01dRdSCBy/VeB+y02xo&#10;djZkRxP/fbdQ8DaP9znL9eAbdaMu1oENTCcZKOIy2JorA8X582UBKgqyxSYwGbhThPVq9LTE3Iae&#10;v+h2kkqlEI45GnAiba51LB15jJPQEifuO3QeJcGu0rbDPoX7Rs+y7E17rDk1OGxp66j8OV29ARG7&#10;md6LvY+Hy3Dc9S4rX7Ew5nk8bD5ACQ3yEP+7DzbNf5/D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eUhfcAAAADcAAAADwAAAAAAAAAAAAAAAACYAgAAZHJzL2Rvd25y&#10;ZXYueG1sUEsFBgAAAAAEAAQA9QAAAIU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N</w:t>
                        </w:r>
                      </w:p>
                    </w:txbxContent>
                  </v:textbox>
                </v:shape>
                <v:shape id="TextBox 15" o:spid="_x0000_s1115" type="#_x0000_t202" style="position:absolute;left:30597;top:17727;width:2883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mE5sAA&#10;AADcAAAADwAAAGRycy9kb3ducmV2LnhtbERPTWvCQBC9F/wPyxS81Y2CRVNXEa3goRc13ofsNBua&#10;nQ3ZqYn/vlsQvM3jfc5qM/hG3aiLdWAD00kGirgMtubKQHE5vC1ARUG22AQmA3eKsFmPXlaY29Dz&#10;iW5nqVQK4ZijASfS5lrH0pHHOAktceK+Q+dREuwqbTvsU7hv9CzL3rXHmlODw5Z2jsqf8683IGK3&#10;03vx6ePxOnzte5eVcyyMGb8O2w9QQoM8xQ/30ab5yzn8P5Mu0O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qmE5sAAAADcAAAADwAAAAAAAAAAAAAAAACYAgAAZHJzL2Rvd25y&#10;ZXYueG1sUEsFBgAAAAAEAAQA9QAAAIU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N</w:t>
                        </w:r>
                      </w:p>
                    </w:txbxContent>
                  </v:textbox>
                </v:shape>
                <v:shape id="TextBox 16" o:spid="_x0000_s1116" type="#_x0000_t202" style="position:absolute;left:38517;top:27807;width:32404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sakcAA&#10;AADcAAAADwAAAGRycy9kb3ducmV2LnhtbERPTWvCQBC9F/wPyxR6qxsFRVNXEa3gwYsa70N2mg3N&#10;zobs1MR/3xUKvc3jfc5qM/hG3amLdWADk3EGirgMtubKQHE9vC9ARUG22AQmAw+KsFmPXlaY29Dz&#10;me4XqVQK4ZijASfS5lrH0pHHOA4tceK+QudREuwqbTvsU7hv9DTL5tpjzanBYUs7R+X35ccbELHb&#10;yaP49PF4G0773mXlDAtj3l6H7QcooUH+xX/uo03zl3N4PpMu0O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nsakcAAAADcAAAADwAAAAAAAAAAAAAAAACYAgAAZHJzL2Rvd25y&#10;ZXYueG1sUEsFBgAAAAAEAAQA9QAAAIU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½ full </w:t>
                        </w:r>
                      </w:p>
                    </w:txbxContent>
                  </v:textbox>
                </v:shape>
                <v:shape id="Picture 2" o:spid="_x0000_s1117" type="#_x0000_t75" style="position:absolute;left:38519;top:31409;width:20478;height:2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bmJXBAAAA3AAAAA8AAABkcnMvZG93bnJldi54bWxET01rAjEQvQv+hzBCb25WD9WuRhFBaG+t&#10;bim9DZtxs+1msiSppv++KQje5vE+Z71NthcX8qFzrGBWlCCIG6c7bhXUp8N0CSJEZI29Y1LwSwG2&#10;m/FojZV2V36jyzG2IodwqFCBiXGopAyNIYuhcANx5s7OW4wZ+lZqj9ccbns5L8tHabHj3GBwoL2h&#10;5vv4YxXYxat//0q1mb3smviRdPnpD7VSD5O0W4GIlOJdfHM/6zz/aQH/z+QL5OY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nbmJXBAAAA3AAAAA8AAAAAAAAAAAAAAAAAnwIA&#10;AGRycy9kb3ducmV2LnhtbFBLBQYAAAAABAAEAPcAAACNAwAAAAA=&#10;">
                  <v:imagedata r:id="rId55" o:title=""/>
                </v:shape>
                <v:shape id="TextBox 18" o:spid="_x0000_s1118" type="#_x0000_t202" style="position:absolute;left:37077;top:24207;width:32398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greMMA&#10;AADcAAAADwAAAGRycy9kb3ducmV2LnhtbESPQU/DMAyF70j7D5EncWPpkECsLJumAdIOXNi6u9WY&#10;plrjVI1Zu3+PD0jcbL3n9z6vt1PszJWG3CZ2sFwUYIjr5FtuHFSnj4cXMFmQPXaJycGNMmw3s7s1&#10;lj6N/EXXozRGQziX6CCI9KW1uQ4UMS9ST6zadxoiiq5DY/2Ao4bHzj4WxbON2LI2BOxpH6i+HH+i&#10;AxG/W96q95gP5+nzbQxF/YSVc/fzafcKRmiSf/Pf9cEr/kpp9Rmdw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greMMAAADcAAAADwAAAAAAAAAAAAAAAACYAgAAZHJzL2Rv&#10;d25yZXYueG1sUEsFBgAAAAAEAAQA9QAAAIg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Aw=A</w:t>
                        </w:r>
                      </w:p>
                    </w:txbxContent>
                  </v:textbox>
                </v:shape>
                <v:shape id="TextBox 19" o:spid="_x0000_s1119" type="#_x0000_t202" style="position:absolute;left:38517;top:34287;width:32404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SO48AA&#10;AADcAAAADwAAAGRycy9kb3ducmV2LnhtbERPTWvCQBC9C/0PyxR6042FSo2uIWgLHrxU433ITrOh&#10;2dmQnZr477uFQm/zeJ+zLSbfqRsNsQ1sYLnIQBHXwbbcGKgu7/NXUFGQLXaBycCdIhS7h9kWcxtG&#10;/qDbWRqVQjjmaMCJ9LnWsXbkMS5CT5y4zzB4lASHRtsBxxTuO/2cZSvtseXU4LCnvaP66/ztDYjY&#10;cnmv3nw8XqfTYXRZ/YKVMU+PU7kBJTTJv/jPfbRp/noNv8+kC/Tu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+SO48AAAADcAAAADwAAAAAAAAAAAAAAAACYAgAAZHJzL2Rvd25y&#10;ZXYueG1sUEsFBgAAAAAEAAQA9QAAAIU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Aw=1/2 * A</w:t>
                        </w:r>
                      </w:p>
                    </w:txbxContent>
                  </v:textbox>
                </v:shape>
                <v:rect id="矩形 200" o:spid="_x0000_s1120" style="position:absolute;left:3955;top:29249;width:25203;height:64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ms5sQA&#10;AADcAAAADwAAAGRycy9kb3ducmV2LnhtbESPQWsCMRSE74L/ITzBi9SsHkRWo0hBXYQKtfXQ22Pz&#10;3CzdvIRN1PXfN4LQ4zAz3zDLdWcbcaM21I4VTMYZCOLS6ZorBd9f27c5iBCRNTaOScGDAqxX/d4S&#10;c+3u/Em3U6xEgnDIUYGJ0edShtKQxTB2njh5F9dajEm2ldQt3hPcNnKaZTNpsea0YNDTu6Hy93S1&#10;CrZ7M9rIw8fZF+F4sdPC7/ajH6WGg26zABGpi//hV7vQChIRnmfS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5rObEAAAA3AAAAA8AAAAAAAAAAAAAAAAAmAIAAGRycy9k&#10;b3ducmV2LnhtbFBLBQYAAAAABAAEAPUAAACJAwAAAAA=&#10;" filled="f" strokecolor="black [3213]" strokeweight="2pt">
                  <v:textbox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(½*D+h[e])&lt;7.6m</w:t>
                        </w:r>
                      </w:p>
                    </w:txbxContent>
                  </v:textbox>
                </v:rect>
                <v:shape id="直接箭头连接符 201" o:spid="_x0000_s1121" type="#_x0000_t32" style="position:absolute;left:29158;top:32849;width:648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S/rcUAAADcAAAADwAAAGRycy9kb3ducmV2LnhtbESPQWvCQBSE7wX/w/IKXqTZqFg0ZhUV&#10;Ku1FaNL2/Mg+k9Ds27C71fjvuwWhx2FmvmHy7WA6cSHnW8sKpkkKgriyuuVawUf58rQE4QOyxs4y&#10;KbiRh+1m9JBjpu2V3+lShFpECPsMFTQh9JmUvmrIoE9sTxy9s3UGQ5SultrhNcJNJ2dp+iwNthwX&#10;Guzp0FD1XfwYBW+rZXlEbvdfh8/Taj4pF46OC6XGj8NuDSLQEP7D9/arVjBLp/B3Jh4Buf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hS/rcUAAADcAAAADwAAAAAAAAAA&#10;AAAAAAChAgAAZHJzL2Rvd25yZXYueG1sUEsFBgAAAAAEAAQA+QAAAJMDAAAAAA==&#10;" strokecolor="black [3213]" strokeweight="2.25pt">
                  <v:stroke endarrow="open"/>
                </v:shape>
                <v:shape id="TextBox 22" o:spid="_x0000_s1122" type="#_x0000_t202" style="position:absolute;left:30597;top:28527;width:2883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/oacIA&#10;AADcAAAADwAAAGRycy9kb3ducmV2LnhtbESPwWrDMBBE74X+g9hAb40UQ0Nwo4SQtpBDL0nd+2Jt&#10;LBNrZaxt7Px9VQj0OMzMG2a9nUKnrjSkNrKFxdyAIq6ja7mxUH19PK9AJUF22EUmCzdKsN08Pqyx&#10;dHHkI11P0qgM4VSiBS/Sl1qn2lPANI89cfbOcQgoWQ6NdgOOGR46XRiz1AFbzgsee9p7qi+nn2BB&#10;xO0Wt+o9pMP39Pk2elO/YGXt02zavYISmuQ/fG8fnIXCFPB3Jh8Bv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b+hpwgAAANwAAAAPAAAAAAAAAAAAAAAAAJgCAABkcnMvZG93&#10;bnJldi54bWxQSwUGAAAAAAQABAD1AAAAhwMAAAAA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N</w:t>
                        </w:r>
                      </w:p>
                    </w:txbxContent>
                  </v:textbox>
                </v:shape>
                <v:shape id="直接箭头连接符 203" o:spid="_x0000_s1123" type="#_x0000_t32" style="position:absolute;left:16916;top:35730;width:0;height:4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kfsMYAAADcAAAADwAAAGRycy9kb3ducmV2LnhtbESPQWvCQBSE74L/YXlCb81GC7aNrhKk&#10;0opIqRaKt0f2mUSzb0N2m8R/7xYKHoeZ+YaZL3tTiZYaV1pWMI5iEMSZ1SXnCr4P68cXEM4ja6ws&#10;k4IrOVguhoM5Jtp2/EXt3uciQNglqKDwvk6kdFlBBl1ka+LgnWxj0AfZ5FI32AW4qeQkjqfSYMlh&#10;ocCaVgVll/2vUbA7+G23rq/P55/z5u3zHdPXY5sq9TDq0xkIT72/h//bH1rBJH6CvzPhCMjF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ZH7DGAAAA3AAAAA8AAAAAAAAA&#10;AAAAAAAAoQIAAGRycy9kb3ducmV2LnhtbFBLBQYAAAAABAAEAPkAAACUAwAAAAA=&#10;" strokecolor="black [3213]" strokeweight="2.25pt">
                  <v:stroke endarrow="open"/>
                </v:shape>
                <v:rect id="矩形 204" o:spid="_x0000_s1124" style="position:absolute;left:3955;top:40050;width:25203;height:64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Kq5cYA&#10;AADcAAAADwAAAGRycy9kb3ducmV2LnhtbESPT2sCMRTE74V+h/AKvYhmXUqRrVFEUJeCBf8dvD02&#10;z83SzUvYRN1+e1Mo9DjMzG+Y6by3rbhRFxrHCsajDARx5XTDtYLjYTWcgAgRWWPrmBT8UID57Plp&#10;ioV2d97RbR9rkSAcClRgYvSFlKEyZDGMnCdO3sV1FmOSXS11h/cEt63Ms+xdWmw4LRj0tDRUfe+v&#10;VsFqYwYL+bk9+TJ8XWxe+vVmcFbq9aVffICI1Mf/8F+71Ary7A1+z6Qj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Kq5cYAAADcAAAADwAAAAAAAAAAAAAAAACYAgAAZHJz&#10;L2Rvd25yZXYueG1sUEsFBgAAAAAEAAQA9QAAAIsDAAAAAA==&#10;" filled="f" strokecolor="black [3213]" strokeweight="2pt">
                  <v:textbox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(NNL+h[e])&lt;7.6m</w:t>
                        </w:r>
                      </w:p>
                    </w:txbxContent>
                  </v:textbox>
                </v:rect>
                <v:shape id="直接箭头连接符 205" o:spid="_x0000_s1125" type="#_x0000_t32" style="position:absolute;left:29158;top:43651;width:648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+5rsUAAADcAAAADwAAAGRycy9kb3ducmV2LnhtbESPQWvCQBSE70L/w/IKvZS6qZKiMRtp&#10;hUq9CBr1/Mi+JqHZt2F3q/Hfd4WCx2FmvmHy5WA6cSbnW8sKXscJCOLK6pZrBYfy82UGwgdkjZ1l&#10;UnAlD8viYZRjpu2Fd3Teh1pECPsMFTQh9JmUvmrIoB/bnjh639YZDFG6WmqHlwg3nZwkyZs02HJc&#10;aLCnVUPVz/7XKNjMZ+Uauf04rY7b+fS5TB2tU6WeHof3BYhAQ7iH/9tfWsEkSeF2Jh4BW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S+5rsUAAADcAAAADwAAAAAAAAAA&#10;AAAAAAChAgAAZHJzL2Rvd25yZXYueG1sUEsFBgAAAAAEAAQA+QAAAJMDAAAAAA==&#10;" strokecolor="black [3213]" strokeweight="2.25pt">
                  <v:stroke endarrow="open"/>
                </v:shape>
                <v:shape id="TextBox 28" o:spid="_x0000_s1126" type="#_x0000_t202" style="position:absolute;left:31317;top:39328;width:2883;height:4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TuasIA&#10;AADcAAAADwAAAGRycy9kb3ducmV2LnhtbESPQWsCMRSE70L/Q3iF3jRRqMjWKGJb8NCLut4fm9fN&#10;4uZl2by6679vCgWPw8x8w6y3Y2jVjfrURLYwnxlQxFV0DdcWyvPndAUqCbLDNjJZuFOC7eZpssbC&#10;xYGPdDtJrTKEU4EWvEhXaJ0qTwHTLHbE2fuOfUDJsq+163HI8NDqhTFLHbDhvOCxo72n6nr6CRZE&#10;3G5+Lz9COlzGr/fBm+oVS2tfnsfdGyihUR7h//bBWViYJfydyUdAb3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VO5qwgAAANwAAAAPAAAAAAAAAAAAAAAAAJgCAABkcnMvZG93&#10;bnJldi54bWxQSwUGAAAAAAQABAD1AAAAhwMAAAAA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N</w:t>
                        </w:r>
                      </w:p>
                    </w:txbxContent>
                  </v:textbox>
                </v:shape>
                <v:shape id="TextBox 29" o:spid="_x0000_s1127" type="#_x0000_t202" style="position:absolute;left:37798;top:41488;width:32404;height:4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hL8cIA&#10;AADcAAAADwAAAGRycy9kb3ducmV2LnhtbESPQWsCMRSE74X+h/AK3mqiYC1bo0htwUMv6vb+2Lxu&#10;lm5els3TXf99UxA8DjPzDbPajKFVF+pTE9nCbGpAEVfRNVxbKE+fz6+gkiA7bCOThSsl2KwfH1ZY&#10;uDjwgS5HqVWGcCrQghfpCq1T5SlgmsaOOHs/sQ8oWfa1dj0OGR5aPTfmRQdsOC947OjdU/V7PAcL&#10;Im47u5YfIe2/x6/d4E21wNLaydO4fQMlNMo9fGvvnYW5WcL/mXwE9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GEvxwgAAANwAAAAPAAAAAAAAAAAAAAAAAJgCAABkcnMvZG93&#10;bnJldi54bWxQSwUGAAAAAAQABAD1AAAAhwMAAAAA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Use (7.6-h[e]) to calculate Aw</w:t>
                        </w:r>
                      </w:p>
                    </w:txbxContent>
                  </v:textbox>
                </v:shape>
                <v:shape id="直接箭头连接符 208" o:spid="_x0000_s1128" type="#_x0000_t32" style="position:absolute;left:16916;top:46531;width:0;height:4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2NwcQAAADcAAAADwAAAGRycy9kb3ducmV2LnhtbERPTWvCQBC9C/0PyxR6M5t6qG3MRkJR&#10;VEqRaqF4G7LTJDY7G7JrEv999yB4fLzvdDmaRvTUudqygucoBkFcWF1zqeD7uJ6+gnAeWWNjmRRc&#10;ycEye5ikmGg78Bf1B1+KEMIuQQWV920ipSsqMugi2xIH7td2Bn2AXSl1h0MIN42cxfGLNFhzaKiw&#10;pfeKir/DxSj4PPqPYd1e5+ef826132D+dupzpZ4ex3wBwtPo7+Kbe6sVzOKwNpwJR0Bm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Y3BxAAAANwAAAAPAAAAAAAAAAAA&#10;AAAAAKECAABkcnMvZG93bnJldi54bWxQSwUGAAAAAAQABAD5AAAAkgMAAAAA&#10;" strokecolor="black [3213]" strokeweight="2.25pt">
                  <v:stroke endarrow="open"/>
                </v:shape>
                <v:shape id="TextBox 31" o:spid="_x0000_s1129" type="#_x0000_t202" style="position:absolute;left:3235;top:52288;width:32404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t6GMIA&#10;AADcAAAADwAAAGRycy9kb3ducmV2LnhtbESPQWsCMRSE74X+h/AK3mqiYLFbo0htwUMv6vb+2Lxu&#10;lm5els3TXf99UxA8DjPzDbPajKFVF+pTE9nCbGpAEVfRNVxbKE+fz0tQSZAdtpHJwpUSbNaPDyss&#10;XBz4QJej1CpDOBVowYt0hdap8hQwTWNHnL2f2AeULPtaux6HDA+tnhvzogM2nBc8dvTuqfo9noMF&#10;EbedXcuPkPbf49du8KZaYGnt5GncvoESGuUevrX3zsLcvML/mXwE9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y3oYwgAAANwAAAAPAAAAAAAAAAAAAAAAAJgCAABkcnMvZG93&#10;bnJldi54bWxQSwUGAAAAAAQABAD1AAAAhwMAAAAA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Use NNL to calculate Aw</w:t>
                        </w:r>
                      </w:p>
                    </w:txbxContent>
                  </v:textbox>
                </v:shape>
                <v:shape id="TextBox 32" o:spid="_x0000_s1130" type="#_x0000_t202" style="position:absolute;left:37078;top:9087;width:32397;height:4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hFWL8A&#10;AADcAAAADwAAAGRycy9kb3ducmV2LnhtbERPTWvCQBC9F/wPywjedBPBIqmrSG3Bg5dqvA/ZaTY0&#10;Oxuyo4n/3j0IPT7e92Y3+lbdqY9NYAP5IgNFXAXbcG2gvHzP16CiIFtsA5OBB0XYbSdvGyxsGPiH&#10;7mepVQrhWKABJ9IVWsfKkce4CB1x4n5D71ES7GttexxSuG/1MsvetceGU4PDjj4dVX/nmzcgYvf5&#10;o/zy8XgdT4fBZdUKS2Nm03H/AUpolH/xy320BpZ5mp/OpCO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KEVYvwAAANwAAAAPAAAAAAAAAAAAAAAAAJgCAABkcnMvZG93bnJl&#10;di54bWxQSwUGAAAAAAQABAD1AAAAhAMAAAAA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Aw=0</w:t>
                        </w:r>
                      </w:p>
                    </w:txbxContent>
                  </v:textbox>
                </v:shape>
                <v:shape id="TextBox 33" o:spid="_x0000_s1131" type="#_x0000_t202" style="position:absolute;left:18356;top:14127;width:2883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Tgw8IA&#10;AADcAAAADwAAAGRycy9kb3ducmV2LnhtbESPQWvCQBSE7wX/w/IK3uomgiKpq0it4MGLNr0/sq/Z&#10;0OzbkH018d+7gtDjMDPfMOvt6Ft1pT42gQ3kswwUcRVsw7WB8uvwtgIVBdliG5gM3CjCdjN5WWNh&#10;w8Bnul6kVgnCsUADTqQrtI6VI49xFjri5P2E3qMk2dfa9jgkuG/1PMuW2mPDacFhRx+Oqt/Lnzcg&#10;Ynf5rfz08fg9nvaDy6oFlsZMX8fdOyihUf7Dz/bRGpjnOTzOpCO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ZODDwgAAANwAAAAPAAAAAAAAAAAAAAAAAJgCAABkcnMvZG93&#10;bnJldi54bWxQSwUGAAAAAAQABAD1AAAAhwMAAAAA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Y</w:t>
                        </w:r>
                      </w:p>
                    </w:txbxContent>
                  </v:textbox>
                </v:shape>
                <v:shape id="_x0000_s1132" type="#_x0000_t202" style="position:absolute;left:19076;top:24927;width:2877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Z+tMIA&#10;AADcAAAADwAAAGRycy9kb3ducmV2LnhtbESPwWrDMBBE74X+g9hAb7VsQ0two4SQppBDL03c+2Jt&#10;LVNrZaxN7Px9VQjkOMzMG2a1mX2vLjTGLrCBIstBETfBdtwaqE8fz0tQUZAt9oHJwJUibNaPDyus&#10;bJj4iy5HaVWCcKzQgBMZKq1j48hjzMJAnLyfMHqUJMdW2xGnBPe9LvP8VXvsOC04HGjnqPk9nr0B&#10;EbstrvXex8P3/Pk+ubx5wdqYp8W8fQMlNMs9fGsfrIGyKOH/TDoCe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tn60wgAAANwAAAAPAAAAAAAAAAAAAAAAAJgCAABkcnMvZG93&#10;bnJldi54bWxQSwUGAAAAAAQABAD1AAAAhwMAAAAA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Y</w:t>
                        </w:r>
                      </w:p>
                    </w:txbxContent>
                  </v:textbox>
                </v:shape>
                <v:shape id="TextBox 35" o:spid="_x0000_s1133" type="#_x0000_t202" style="position:absolute;left:19076;top:35727;width:2877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rbL8IA&#10;AADcAAAADwAAAGRycy9kb3ducmV2LnhtbESPQWvCQBSE74X+h+UJvdVNLC0luorUFjz0Uk3vj+wz&#10;G8y+Ddmnif/eFQSPw8x8wyxWo2/VmfrYBDaQTzNQxFWwDdcGyv3P6yeoKMgW28Bk4EIRVsvnpwUW&#10;Ngz8R+ed1CpBOBZowIl0hdaxcuQxTkNHnLxD6D1Kkn2tbY9DgvtWz7LsQ3tsOC047OjLUXXcnbwB&#10;EbvOL+W3j9v/8XczuKx6x9KYl8m4noMSGuURvre31sAsf4PbmXQE9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+tsvwgAAANwAAAAPAAAAAAAAAAAAAAAAAJgCAABkcnMvZG93&#10;bnJldi54bWxQSwUGAAAAAAQABAD1AAAAhwMAAAAA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Y</w:t>
                        </w:r>
                      </w:p>
                    </w:txbxContent>
                  </v:textbox>
                </v:shape>
                <v:shape id="TextBox 36" o:spid="_x0000_s1134" type="#_x0000_t202" style="position:absolute;left:19076;top:47248;width:2877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NDW8IA&#10;AADcAAAADwAAAGRycy9kb3ducmV2LnhtbESPQWvCQBSE74X+h+UJvdVNpC0luorUFjz0Uk3vj+wz&#10;G8y+Ddmnif/eFQSPw8x8wyxWo2/VmfrYBDaQTzNQxFWwDdcGyv3P6yeoKMgW28Bk4EIRVsvnpwUW&#10;Ngz8R+ed1CpBOBZowIl0hdaxcuQxTkNHnLxD6D1Kkn2tbY9DgvtWz7LsQ3tsOC047OjLUXXcnbwB&#10;EbvOL+W3j9v/8XczuKx6x9KYl8m4noMSGuURvre31sAsf4PbmXQE9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E0NbwgAAANwAAAAPAAAAAAAAAAAAAAAAAJgCAABkcnMvZG93&#10;bnJldi54bWxQSwUGAAAAAAQABAD1AAAAhwMAAAAA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Y</w:t>
                        </w:r>
                      </w:p>
                    </w:txbxContent>
                  </v:textbox>
                </v:shape>
                <v:shape id="TextBox 55" o:spid="_x0000_s1135" type="#_x0000_t202" style="position:absolute;left:3955;top:58768;width:64808;height:128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/mwMIA&#10;AADcAAAADwAAAGRycy9kb3ducmV2LnhtbESPQWvCQBSE7wX/w/IEb3UTwVKiq4i24KGX2nh/ZJ/Z&#10;YPZtyD5N/PduodDjMDPfMOvt6Ft1pz42gQ3k8wwUcRVsw7WB8ufz9R1UFGSLbWAy8KAI283kZY2F&#10;DQN/0/0ktUoQjgUacCJdoXWsHHmM89ARJ+8Seo+SZF9r2+OQ4L7Viyx70x4bTgsOO9o7qq6nmzcg&#10;Ynf5o/zw8Xgevw6Dy6ollsbMpuNuBUpolP/wX/toDSzyJfyeSUdAb5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X+bAwgAAANwAAAAPAAAAAAAAAAAAAAAAAJgCAABkcnMvZG93&#10;bnJldi54bWxQSwUGAAAAAAQABAD1AAAAhwMAAAAA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h[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e]: elevation, m</w:t>
                        </w:r>
                      </w:p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D: Drum diameter, m</w:t>
                        </w:r>
                      </w:p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NNL: Normal Liquid Level, m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407A1" w:rsidRDefault="00AB15A4" w:rsidP="00E427ED">
      <w:pPr>
        <w:spacing w:after="156"/>
      </w:pPr>
      <w:r>
        <w:rPr>
          <w:rFonts w:hint="eastAsia"/>
        </w:rPr>
        <w:t>已知卧式</w:t>
      </w:r>
      <w:proofErr w:type="gramStart"/>
      <w:r>
        <w:rPr>
          <w:rFonts w:hint="eastAsia"/>
        </w:rPr>
        <w:t>罐最终</w:t>
      </w:r>
      <w:proofErr w:type="gramEnd"/>
      <w:r>
        <w:rPr>
          <w:rFonts w:hint="eastAsia"/>
        </w:rPr>
        <w:t>取值用于火灾计算的液</w:t>
      </w:r>
      <w:proofErr w:type="gramStart"/>
      <w:r>
        <w:rPr>
          <w:rFonts w:hint="eastAsia"/>
        </w:rPr>
        <w:t>位高度</w:t>
      </w:r>
      <w:proofErr w:type="gramEnd"/>
      <w:r>
        <w:rPr>
          <w:rFonts w:hint="eastAsia"/>
        </w:rPr>
        <w:t>h[fire]</w:t>
      </w:r>
      <w:r>
        <w:rPr>
          <w:rFonts w:hint="eastAsia"/>
        </w:rPr>
        <w:t>（即上图中的</w:t>
      </w:r>
      <w:r>
        <w:rPr>
          <w:rFonts w:hint="eastAsia"/>
        </w:rPr>
        <w:t>NNL</w:t>
      </w:r>
      <w:r>
        <w:rPr>
          <w:rFonts w:hint="eastAsia"/>
        </w:rPr>
        <w:t>或</w:t>
      </w:r>
      <w:r>
        <w:rPr>
          <w:rFonts w:hint="eastAsia"/>
        </w:rPr>
        <w:t>(7.6-h[e])</w:t>
      </w:r>
      <w:r>
        <w:rPr>
          <w:rFonts w:hint="eastAsia"/>
        </w:rPr>
        <w:t>），计算</w:t>
      </w:r>
      <w:r>
        <w:rPr>
          <w:rFonts w:hint="eastAsia"/>
        </w:rPr>
        <w:t>A[wetted]</w:t>
      </w:r>
      <w:r>
        <w:rPr>
          <w:rFonts w:hint="eastAsia"/>
        </w:rPr>
        <w:t>的方法：</w:t>
      </w:r>
    </w:p>
    <w:p w:rsidR="00E5137C" w:rsidRPr="00E5137C" w:rsidRDefault="00E5137C" w:rsidP="00E427ED">
      <w:pPr>
        <w:pStyle w:val="a6"/>
        <w:spacing w:after="156"/>
        <w:ind w:left="420" w:firstLineChars="0" w:firstLine="0"/>
      </w:pPr>
      <w:r>
        <w:rPr>
          <w:lang w:val="pt-BR"/>
        </w:rPr>
        <w:t>A</w:t>
      </w:r>
      <w:r>
        <w:rPr>
          <w:rFonts w:hint="eastAsia"/>
          <w:lang w:val="pt-BR"/>
        </w:rPr>
        <w:t>[wetted]</w:t>
      </w:r>
      <w:r w:rsidRPr="00E5137C">
        <w:rPr>
          <w:lang w:val="pt-BR"/>
        </w:rPr>
        <w:t>=2*(ACOS(1-2*h</w:t>
      </w:r>
      <w:r>
        <w:rPr>
          <w:rFonts w:hint="eastAsia"/>
          <w:lang w:val="pt-BR"/>
        </w:rPr>
        <w:t>[fire]</w:t>
      </w:r>
      <w:r w:rsidR="000407A1">
        <w:rPr>
          <w:lang w:val="pt-BR"/>
        </w:rPr>
        <w:t>/D)*180/3.14)/360*3.14</w:t>
      </w:r>
      <w:r w:rsidRPr="00E5137C">
        <w:rPr>
          <w:lang w:val="pt-BR"/>
        </w:rPr>
        <w:t>*D*L</w:t>
      </w:r>
      <w:r w:rsidR="000407A1">
        <w:rPr>
          <w:rFonts w:hint="eastAsia"/>
          <w:lang w:val="pt-BR"/>
        </w:rPr>
        <w:t xml:space="preserve"> + 1/2*3.14*D^2</w:t>
      </w:r>
    </w:p>
    <w:p w:rsidR="00492FDA" w:rsidRDefault="00492FDA">
      <w:pPr>
        <w:pPrChange w:id="94" w:author="QH" w:date="2014-07-02T13:15:00Z">
          <w:pPr>
            <w:spacing w:after="156"/>
            <w:outlineLvl w:val="0"/>
          </w:pPr>
        </w:pPrChange>
      </w:pPr>
      <w:r>
        <w:rPr>
          <w:rFonts w:hint="eastAsia"/>
        </w:rPr>
        <w:t>L</w:t>
      </w:r>
      <w:r>
        <w:rPr>
          <w:rFonts w:hint="eastAsia"/>
        </w:rPr>
        <w:t>：罐的长度</w:t>
      </w:r>
      <w:r>
        <w:rPr>
          <w:rFonts w:hint="eastAsia"/>
        </w:rPr>
        <w:t>, m</w:t>
      </w:r>
    </w:p>
    <w:p w:rsidR="000407A1" w:rsidRDefault="000407A1" w:rsidP="00E427ED">
      <w:pPr>
        <w:spacing w:after="156"/>
      </w:pPr>
      <w:r>
        <w:rPr>
          <w:rFonts w:hint="eastAsia"/>
        </w:rPr>
        <w:t>1/2 *3.14*D^2</w:t>
      </w:r>
      <w:r w:rsidR="006D27A3">
        <w:rPr>
          <w:rFonts w:hint="eastAsia"/>
        </w:rPr>
        <w:t>：</w:t>
      </w:r>
      <w:r>
        <w:rPr>
          <w:rFonts w:hint="eastAsia"/>
        </w:rPr>
        <w:t>是指保守地将全部封头的表面积计算在内。</w:t>
      </w:r>
    </w:p>
    <w:p w:rsidR="000407A1" w:rsidRPr="000407A1" w:rsidRDefault="000407A1" w:rsidP="00E427ED">
      <w:pPr>
        <w:spacing w:after="156"/>
      </w:pPr>
    </w:p>
    <w:p w:rsidR="00215C26" w:rsidRDefault="008F6B85" w:rsidP="00E427ED">
      <w:pPr>
        <w:spacing w:after="156"/>
      </w:pPr>
      <w:r>
        <w:rPr>
          <w:rFonts w:hint="eastAsia"/>
        </w:rPr>
        <w:t>Total Drum Surface Area (A)</w:t>
      </w:r>
      <w:r>
        <w:rPr>
          <w:rFonts w:hint="eastAsia"/>
        </w:rPr>
        <w:t>的计算方法如下：</w:t>
      </w:r>
    </w:p>
    <w:p w:rsidR="008F6B85" w:rsidRDefault="008F6B85" w:rsidP="00E427ED">
      <w:pPr>
        <w:spacing w:after="156"/>
      </w:pPr>
      <w:r>
        <w:rPr>
          <w:rFonts w:hint="eastAsia"/>
          <w:noProof/>
        </w:rPr>
        <w:lastRenderedPageBreak/>
        <w:drawing>
          <wp:inline distT="0" distB="0" distL="0" distR="0">
            <wp:extent cx="2365705" cy="180072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674" cy="1800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B85" w:rsidRDefault="008F6B85" w:rsidP="00E427ED">
      <w:pPr>
        <w:spacing w:after="156"/>
      </w:pPr>
    </w:p>
    <w:p w:rsidR="00D53FE4" w:rsidRDefault="00D65228" w:rsidP="00E427ED">
      <w:pPr>
        <w:pStyle w:val="a6"/>
        <w:numPr>
          <w:ilvl w:val="0"/>
          <w:numId w:val="15"/>
        </w:numPr>
        <w:spacing w:after="156"/>
        <w:ind w:firstLineChars="0"/>
      </w:pPr>
      <w:r>
        <w:rPr>
          <w:rFonts w:hint="eastAsia"/>
        </w:rPr>
        <w:t>立式罐</w:t>
      </w:r>
      <w:r>
        <w:rPr>
          <w:rFonts w:hint="eastAsia"/>
        </w:rPr>
        <w:t>-</w:t>
      </w:r>
      <w:r w:rsidR="00D53FE4">
        <w:rPr>
          <w:rFonts w:hint="eastAsia"/>
        </w:rPr>
        <w:t>Vertical Drum</w:t>
      </w:r>
    </w:p>
    <w:p w:rsidR="00A55F99" w:rsidRDefault="00A55F99" w:rsidP="00E427ED">
      <w:pPr>
        <w:spacing w:after="156"/>
      </w:pPr>
      <w:r>
        <w:rPr>
          <w:rFonts w:hint="eastAsia"/>
          <w:noProof/>
        </w:rPr>
        <w:drawing>
          <wp:inline distT="0" distB="0" distL="0" distR="0">
            <wp:extent cx="4152625" cy="2114093"/>
            <wp:effectExtent l="19050" t="0" r="2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341" cy="2114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F99" w:rsidRDefault="00A55F99" w:rsidP="00E427ED">
      <w:pPr>
        <w:spacing w:after="156"/>
      </w:pPr>
      <w:r>
        <w:rPr>
          <w:rFonts w:hint="eastAsia"/>
          <w:noProof/>
        </w:rPr>
        <w:drawing>
          <wp:inline distT="0" distB="0" distL="0" distR="0">
            <wp:extent cx="4130814" cy="2055571"/>
            <wp:effectExtent l="19050" t="0" r="3036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575" cy="2055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FE4" w:rsidRDefault="00D65228" w:rsidP="00E427ED">
      <w:pPr>
        <w:pStyle w:val="a6"/>
        <w:numPr>
          <w:ilvl w:val="0"/>
          <w:numId w:val="15"/>
        </w:numPr>
        <w:spacing w:after="156"/>
        <w:ind w:firstLineChars="0"/>
      </w:pPr>
      <w:r>
        <w:rPr>
          <w:rFonts w:hint="eastAsia"/>
        </w:rPr>
        <w:t>球罐</w:t>
      </w:r>
      <w:r>
        <w:rPr>
          <w:rFonts w:hint="eastAsia"/>
        </w:rPr>
        <w:t>-</w:t>
      </w:r>
      <w:r w:rsidR="00D53FE4">
        <w:rPr>
          <w:rFonts w:hint="eastAsia"/>
        </w:rPr>
        <w:t>Spherical Drum</w:t>
      </w:r>
    </w:p>
    <w:p w:rsidR="00CA0A74" w:rsidRDefault="00CA0A74" w:rsidP="00E427ED">
      <w:pPr>
        <w:spacing w:after="156"/>
      </w:pPr>
      <w:r>
        <w:rPr>
          <w:rFonts w:hint="eastAsia"/>
          <w:noProof/>
        </w:rPr>
        <w:lastRenderedPageBreak/>
        <w:drawing>
          <wp:inline distT="0" distB="0" distL="0" distR="0">
            <wp:extent cx="4002414" cy="2301401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183" cy="2301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46C" w:rsidRDefault="00E2246C" w:rsidP="00E427ED">
      <w:pPr>
        <w:spacing w:after="156"/>
      </w:pPr>
      <w:r>
        <w:rPr>
          <w:rFonts w:hint="eastAsia"/>
        </w:rPr>
        <w:t>即，软件判断：</w:t>
      </w:r>
    </w:p>
    <w:p w:rsidR="00E2246C" w:rsidRDefault="00E2246C" w:rsidP="00E427ED">
      <w:pPr>
        <w:pStyle w:val="a6"/>
        <w:numPr>
          <w:ilvl w:val="1"/>
          <w:numId w:val="15"/>
        </w:numPr>
        <w:spacing w:after="156"/>
        <w:ind w:firstLineChars="0"/>
      </w:pPr>
      <w:r>
        <w:rPr>
          <w:rFonts w:hint="eastAsia"/>
        </w:rPr>
        <w:t xml:space="preserve">h[e] + NLL </w:t>
      </w:r>
      <w:del w:id="95" w:author="QH" w:date="2014-07-01T10:42:00Z">
        <w:r w:rsidDel="008D3FFA">
          <w:rPr>
            <w:rFonts w:hint="eastAsia"/>
          </w:rPr>
          <w:delText>&gt;</w:delText>
        </w:r>
      </w:del>
      <w:ins w:id="96" w:author="QH" w:date="2014-07-01T10:45:00Z">
        <w:r w:rsidR="00B13372">
          <w:rPr>
            <w:rFonts w:hint="eastAsia"/>
          </w:rPr>
          <w:t>&gt;=</w:t>
        </w:r>
      </w:ins>
      <w:del w:id="97" w:author="QH" w:date="2014-07-01T10:42:00Z">
        <w:r w:rsidDel="008D3FFA">
          <w:rPr>
            <w:rFonts w:hint="eastAsia"/>
          </w:rPr>
          <w:delText xml:space="preserve"> </w:delText>
        </w:r>
      </w:del>
      <w:r>
        <w:rPr>
          <w:rFonts w:hint="eastAsia"/>
        </w:rPr>
        <w:t xml:space="preserve">7.6m </w:t>
      </w:r>
      <w:r>
        <w:rPr>
          <w:rFonts w:hint="eastAsia"/>
        </w:rPr>
        <w:t>则</w:t>
      </w:r>
      <w:r>
        <w:rPr>
          <w:rFonts w:hint="eastAsia"/>
        </w:rPr>
        <w:t>A[wetted]=3.14/2*D^2, m2</w:t>
      </w:r>
      <w:ins w:id="98" w:author="QH" w:date="2014-07-01T10:45:00Z">
        <w:r w:rsidR="00B13372">
          <w:rPr>
            <w:rFonts w:hint="eastAsia"/>
          </w:rPr>
          <w:t xml:space="preserve">    </w:t>
        </w:r>
      </w:ins>
    </w:p>
    <w:p w:rsidR="00E2246C" w:rsidRDefault="00E2246C" w:rsidP="00E427ED">
      <w:pPr>
        <w:pStyle w:val="a6"/>
        <w:numPr>
          <w:ilvl w:val="1"/>
          <w:numId w:val="15"/>
        </w:numPr>
        <w:spacing w:after="156"/>
        <w:ind w:firstLineChars="0"/>
      </w:pPr>
      <w:r>
        <w:rPr>
          <w:rFonts w:hint="eastAsia"/>
        </w:rPr>
        <w:t xml:space="preserve">h[e] + NLL </w:t>
      </w:r>
      <w:del w:id="99" w:author="QH" w:date="2014-07-01T10:45:00Z">
        <w:r w:rsidDel="00B13372">
          <w:rPr>
            <w:rFonts w:hint="eastAsia"/>
          </w:rPr>
          <w:delText xml:space="preserve">&gt; </w:delText>
        </w:r>
      </w:del>
      <w:ins w:id="100" w:author="QH" w:date="2014-07-01T10:45:00Z">
        <w:r w:rsidR="00B13372">
          <w:rPr>
            <w:rFonts w:hint="eastAsia"/>
          </w:rPr>
          <w:t xml:space="preserve">&lt; </w:t>
        </w:r>
      </w:ins>
      <w:r>
        <w:rPr>
          <w:rFonts w:hint="eastAsia"/>
        </w:rPr>
        <w:t xml:space="preserve">7.6m </w:t>
      </w:r>
      <w:r>
        <w:rPr>
          <w:rFonts w:hint="eastAsia"/>
        </w:rPr>
        <w:t>则</w:t>
      </w:r>
      <w:r>
        <w:rPr>
          <w:rFonts w:hint="eastAsia"/>
        </w:rPr>
        <w:t>A[wetted]=3.14/2*D*(D+2</w:t>
      </w:r>
      <w:r w:rsidR="00592F5D">
        <w:rPr>
          <w:rFonts w:hint="eastAsia"/>
        </w:rPr>
        <w:t>h)</w:t>
      </w:r>
    </w:p>
    <w:p w:rsidR="00592F5D" w:rsidRDefault="00592F5D" w:rsidP="00E427ED">
      <w:pPr>
        <w:pStyle w:val="a6"/>
        <w:numPr>
          <w:ilvl w:val="2"/>
          <w:numId w:val="15"/>
        </w:numPr>
        <w:spacing w:after="156"/>
        <w:ind w:firstLineChars="0"/>
      </w:pPr>
      <w:r>
        <w:rPr>
          <w:rFonts w:hint="eastAsia"/>
        </w:rPr>
        <w:t>其中</w:t>
      </w:r>
      <w:r>
        <w:rPr>
          <w:rFonts w:hint="eastAsia"/>
        </w:rPr>
        <w:t>: h=7.6-h[e]-D/2, h&lt;=D/2</w:t>
      </w:r>
    </w:p>
    <w:p w:rsidR="00E2246C" w:rsidRDefault="00E2246C" w:rsidP="00E427ED">
      <w:pPr>
        <w:spacing w:after="156"/>
      </w:pPr>
    </w:p>
    <w:p w:rsidR="00C72FB5" w:rsidRDefault="00D65228" w:rsidP="00E427ED">
      <w:pPr>
        <w:pStyle w:val="a6"/>
        <w:numPr>
          <w:ilvl w:val="0"/>
          <w:numId w:val="15"/>
        </w:numPr>
        <w:spacing w:after="156"/>
        <w:ind w:firstLineChars="0"/>
      </w:pPr>
      <w:r>
        <w:rPr>
          <w:rFonts w:hint="eastAsia"/>
        </w:rPr>
        <w:t>非标准型</w:t>
      </w:r>
      <w:r>
        <w:rPr>
          <w:rFonts w:hint="eastAsia"/>
        </w:rPr>
        <w:t>-</w:t>
      </w:r>
      <w:r w:rsidR="00C72FB5">
        <w:rPr>
          <w:rFonts w:hint="eastAsia"/>
        </w:rPr>
        <w:t>Non-standard</w:t>
      </w:r>
    </w:p>
    <w:p w:rsidR="00633550" w:rsidRDefault="00633550" w:rsidP="00E427ED">
      <w:pPr>
        <w:pStyle w:val="a6"/>
        <w:numPr>
          <w:ilvl w:val="1"/>
          <w:numId w:val="15"/>
        </w:numPr>
        <w:spacing w:after="156"/>
        <w:ind w:firstLineChars="0"/>
      </w:pPr>
      <w:r>
        <w:rPr>
          <w:rFonts w:hint="eastAsia"/>
        </w:rPr>
        <w:t>用户自己定义</w:t>
      </w:r>
      <w:r>
        <w:rPr>
          <w:rFonts w:hint="eastAsia"/>
        </w:rPr>
        <w:t>A[wetted]</w:t>
      </w:r>
    </w:p>
    <w:p w:rsidR="00950375" w:rsidRDefault="00950375" w:rsidP="00E427ED">
      <w:pPr>
        <w:spacing w:after="156"/>
      </w:pPr>
    </w:p>
    <w:p w:rsidR="004859D0" w:rsidRDefault="00492A73" w:rsidP="00DC7A7A">
      <w:pPr>
        <w:pStyle w:val="3"/>
        <w:spacing w:before="156" w:after="156"/>
      </w:pPr>
      <w:bookmarkStart w:id="101" w:name="_Toc382316066"/>
      <w:r>
        <w:rPr>
          <w:rFonts w:hint="eastAsia"/>
        </w:rPr>
        <w:t>火灾工况</w:t>
      </w:r>
      <w:r w:rsidR="00927B20">
        <w:rPr>
          <w:rFonts w:hint="eastAsia"/>
        </w:rPr>
        <w:t>蒸发</w:t>
      </w:r>
      <w:proofErr w:type="gramStart"/>
      <w:r w:rsidR="00927B20">
        <w:rPr>
          <w:rFonts w:hint="eastAsia"/>
        </w:rPr>
        <w:t>焓</w:t>
      </w:r>
      <w:proofErr w:type="gramEnd"/>
      <w:r w:rsidR="00927B20">
        <w:rPr>
          <w:rFonts w:hint="eastAsia"/>
        </w:rPr>
        <w:t xml:space="preserve"> Latent Heat </w:t>
      </w:r>
      <w:r w:rsidR="004859D0">
        <w:rPr>
          <w:rFonts w:hint="eastAsia"/>
        </w:rPr>
        <w:t>L[vap</w:t>
      </w:r>
      <w:r>
        <w:rPr>
          <w:rFonts w:hint="eastAsia"/>
        </w:rPr>
        <w:t>_fire</w:t>
      </w:r>
      <w:r w:rsidR="004859D0">
        <w:rPr>
          <w:rFonts w:hint="eastAsia"/>
        </w:rPr>
        <w:t>]</w:t>
      </w:r>
      <w:r w:rsidR="004859D0">
        <w:rPr>
          <w:rFonts w:hint="eastAsia"/>
        </w:rPr>
        <w:t>计算</w:t>
      </w:r>
      <w:bookmarkEnd w:id="101"/>
    </w:p>
    <w:p w:rsidR="004859D0" w:rsidRDefault="00492A73" w:rsidP="00E427ED">
      <w:pPr>
        <w:pStyle w:val="a6"/>
        <w:numPr>
          <w:ilvl w:val="0"/>
          <w:numId w:val="23"/>
        </w:numPr>
        <w:spacing w:after="156"/>
        <w:ind w:firstLineChars="0"/>
      </w:pPr>
      <w:r>
        <w:rPr>
          <w:rFonts w:hint="eastAsia"/>
        </w:rPr>
        <w:t>将罐的液相取出并调用</w:t>
      </w:r>
      <w:r>
        <w:rPr>
          <w:rFonts w:hint="eastAsia"/>
        </w:rPr>
        <w:t>Flash</w:t>
      </w:r>
      <w:r>
        <w:rPr>
          <w:rFonts w:hint="eastAsia"/>
        </w:rPr>
        <w:t>，</w:t>
      </w:r>
      <w:r>
        <w:rPr>
          <w:rFonts w:hint="eastAsia"/>
        </w:rPr>
        <w:t>P=P[relief_fire], Vapor_Mol_Frac=0.05</w:t>
      </w:r>
    </w:p>
    <w:p w:rsidR="00492A73" w:rsidRDefault="00492A73" w:rsidP="00E427ED">
      <w:pPr>
        <w:pStyle w:val="a6"/>
        <w:numPr>
          <w:ilvl w:val="0"/>
          <w:numId w:val="23"/>
        </w:numPr>
        <w:spacing w:after="156"/>
        <w:ind w:firstLineChars="0"/>
      </w:pPr>
      <w:r>
        <w:rPr>
          <w:rFonts w:hint="eastAsia"/>
        </w:rPr>
        <w:t xml:space="preserve">L[vap_fire]=h[vapor_flash_fire] </w:t>
      </w:r>
      <w:r>
        <w:t>–</w:t>
      </w:r>
      <w:r>
        <w:rPr>
          <w:rFonts w:hint="eastAsia"/>
        </w:rPr>
        <w:t xml:space="preserve"> h[liquid_flash_fire]</w:t>
      </w:r>
      <w:r w:rsidR="000937AC">
        <w:rPr>
          <w:rFonts w:hint="eastAsia"/>
        </w:rPr>
        <w:t>, kcal/kg</w:t>
      </w:r>
    </w:p>
    <w:p w:rsidR="00492A73" w:rsidRDefault="000937AC" w:rsidP="00E427ED">
      <w:pPr>
        <w:pStyle w:val="a6"/>
        <w:numPr>
          <w:ilvl w:val="1"/>
          <w:numId w:val="23"/>
        </w:numPr>
        <w:spacing w:after="156"/>
        <w:ind w:firstLineChars="0"/>
      </w:pPr>
      <w:r>
        <w:rPr>
          <w:rFonts w:hint="eastAsia"/>
        </w:rPr>
        <w:t>h[vapor_flash_fire]</w:t>
      </w:r>
      <w:r>
        <w:rPr>
          <w:rFonts w:hint="eastAsia"/>
        </w:rPr>
        <w:t>：上述</w:t>
      </w:r>
      <w:r>
        <w:rPr>
          <w:rFonts w:hint="eastAsia"/>
        </w:rPr>
        <w:t>Flash</w:t>
      </w:r>
      <w:r>
        <w:rPr>
          <w:rFonts w:hint="eastAsia"/>
        </w:rPr>
        <w:t>气相比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, kcal/kg</w:t>
      </w:r>
    </w:p>
    <w:p w:rsidR="000937AC" w:rsidRDefault="000937AC" w:rsidP="00E427ED">
      <w:pPr>
        <w:pStyle w:val="a6"/>
        <w:numPr>
          <w:ilvl w:val="1"/>
          <w:numId w:val="23"/>
        </w:numPr>
        <w:spacing w:after="156"/>
        <w:ind w:firstLineChars="0"/>
      </w:pPr>
      <w:r>
        <w:rPr>
          <w:rFonts w:hint="eastAsia"/>
        </w:rPr>
        <w:t>h[liquid_flash_fire]</w:t>
      </w:r>
      <w:r>
        <w:rPr>
          <w:rFonts w:hint="eastAsia"/>
        </w:rPr>
        <w:t>：上述</w:t>
      </w:r>
      <w:r>
        <w:rPr>
          <w:rFonts w:hint="eastAsia"/>
        </w:rPr>
        <w:t>Flash</w:t>
      </w:r>
      <w:r>
        <w:rPr>
          <w:rFonts w:hint="eastAsia"/>
        </w:rPr>
        <w:t>液相比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,kcal/kg</w:t>
      </w:r>
    </w:p>
    <w:p w:rsidR="0079213C" w:rsidRDefault="0060427A" w:rsidP="0079213C">
      <w:pPr>
        <w:pStyle w:val="a6"/>
        <w:numPr>
          <w:ilvl w:val="0"/>
          <w:numId w:val="23"/>
        </w:numPr>
        <w:spacing w:after="156"/>
        <w:ind w:firstLineChars="0"/>
      </w:pPr>
      <w:r>
        <w:t>I</w:t>
      </w:r>
      <w:r>
        <w:rPr>
          <w:rFonts w:hint="eastAsia"/>
        </w:rPr>
        <w:t>f P[relief</w:t>
      </w:r>
      <w:r w:rsidR="00F3694C">
        <w:rPr>
          <w:rFonts w:hint="eastAsia"/>
        </w:rPr>
        <w:t>_fire</w:t>
      </w:r>
      <w:r>
        <w:rPr>
          <w:rFonts w:hint="eastAsia"/>
        </w:rPr>
        <w:t>]&gt;=P[critical]</w:t>
      </w:r>
      <w:r>
        <w:rPr>
          <w:rFonts w:hint="eastAsia"/>
        </w:rPr>
        <w:t>，</w:t>
      </w:r>
      <w:r w:rsidR="0079213C">
        <w:rPr>
          <w:rFonts w:hint="eastAsia"/>
        </w:rPr>
        <w:t>超临界流体</w:t>
      </w:r>
      <w:r w:rsidR="0079213C">
        <w:rPr>
          <w:rFonts w:hint="eastAsia"/>
        </w:rPr>
        <w:t>L[vap]=27.8 kcal/kg (50 btu/lb)</w:t>
      </w:r>
    </w:p>
    <w:p w:rsidR="001749D6" w:rsidRDefault="001749D6" w:rsidP="00DC7A7A">
      <w:pPr>
        <w:pStyle w:val="3"/>
        <w:spacing w:before="156" w:after="156"/>
      </w:pPr>
      <w:bookmarkStart w:id="102" w:name="_Toc382316067"/>
      <w:r>
        <w:rPr>
          <w:rFonts w:hint="eastAsia"/>
        </w:rPr>
        <w:t>泄放量计算</w:t>
      </w:r>
      <w:bookmarkEnd w:id="102"/>
    </w:p>
    <w:p w:rsidR="001749D6" w:rsidRDefault="001749D6" w:rsidP="00E427ED">
      <w:pPr>
        <w:pStyle w:val="a6"/>
        <w:numPr>
          <w:ilvl w:val="0"/>
          <w:numId w:val="22"/>
        </w:numPr>
        <w:spacing w:after="156"/>
        <w:ind w:firstLineChars="0"/>
      </w:pPr>
      <w:r>
        <w:rPr>
          <w:rFonts w:hint="eastAsia"/>
        </w:rPr>
        <w:t>W[relief_fire]=Q[fire]/L[vap_fire], kg/hr</w:t>
      </w:r>
    </w:p>
    <w:p w:rsidR="001749D6" w:rsidRDefault="001749D6" w:rsidP="00E427ED">
      <w:pPr>
        <w:pStyle w:val="a6"/>
        <w:numPr>
          <w:ilvl w:val="0"/>
          <w:numId w:val="22"/>
        </w:numPr>
        <w:spacing w:after="156"/>
        <w:ind w:firstLineChars="0"/>
      </w:pPr>
      <w:r>
        <w:rPr>
          <w:rFonts w:hint="eastAsia"/>
        </w:rPr>
        <w:t>MW[relief</w:t>
      </w:r>
      <w:r w:rsidR="008123E6">
        <w:rPr>
          <w:rFonts w:hint="eastAsia"/>
        </w:rPr>
        <w:t>_fire</w:t>
      </w:r>
      <w:r>
        <w:rPr>
          <w:rFonts w:hint="eastAsia"/>
        </w:rPr>
        <w:t>]=MW[vap_flash_fire]</w:t>
      </w:r>
    </w:p>
    <w:p w:rsidR="001749D6" w:rsidRDefault="001749D6" w:rsidP="00E427ED">
      <w:pPr>
        <w:pStyle w:val="a6"/>
        <w:numPr>
          <w:ilvl w:val="0"/>
          <w:numId w:val="22"/>
        </w:numPr>
        <w:spacing w:after="156"/>
        <w:ind w:firstLineChars="0"/>
      </w:pPr>
      <w:r>
        <w:rPr>
          <w:rFonts w:hint="eastAsia"/>
        </w:rPr>
        <w:t>T[relief</w:t>
      </w:r>
      <w:r w:rsidR="008123E6">
        <w:rPr>
          <w:rFonts w:hint="eastAsia"/>
        </w:rPr>
        <w:t>_fire</w:t>
      </w:r>
      <w:r>
        <w:rPr>
          <w:rFonts w:hint="eastAsia"/>
        </w:rPr>
        <w:t xml:space="preserve">]=T[vapor_flash_fire], </w:t>
      </w:r>
      <w:r>
        <w:rPr>
          <w:rFonts w:hint="eastAsia"/>
        </w:rPr>
        <w:t>℃</w:t>
      </w:r>
    </w:p>
    <w:p w:rsidR="001749D6" w:rsidRPr="001749D6" w:rsidRDefault="001749D6" w:rsidP="00E427ED">
      <w:pPr>
        <w:spacing w:after="156"/>
      </w:pPr>
    </w:p>
    <w:p w:rsidR="00CF689F" w:rsidRDefault="00CF689F" w:rsidP="00DC7A7A">
      <w:pPr>
        <w:pStyle w:val="3"/>
        <w:spacing w:before="156" w:after="156"/>
      </w:pPr>
      <w:bookmarkStart w:id="103" w:name="_Toc382316068"/>
      <w:r>
        <w:rPr>
          <w:rFonts w:hint="eastAsia"/>
        </w:rPr>
        <w:t>界面设计</w:t>
      </w:r>
      <w:bookmarkEnd w:id="103"/>
    </w:p>
    <w:p w:rsidR="004C687A" w:rsidRDefault="00CF689F" w:rsidP="00E427ED">
      <w:pPr>
        <w:pStyle w:val="a6"/>
        <w:numPr>
          <w:ilvl w:val="0"/>
          <w:numId w:val="22"/>
        </w:numPr>
        <w:spacing w:after="156"/>
        <w:ind w:firstLineChars="0"/>
      </w:pPr>
      <w:r>
        <w:rPr>
          <w:rFonts w:hint="eastAsia"/>
        </w:rPr>
        <w:t>定义如下参数：</w:t>
      </w:r>
    </w:p>
    <w:p w:rsidR="00CF689F" w:rsidRDefault="00D535F2" w:rsidP="00E427ED">
      <w:pPr>
        <w:pStyle w:val="a6"/>
        <w:numPr>
          <w:ilvl w:val="1"/>
          <w:numId w:val="22"/>
        </w:numPr>
        <w:spacing w:after="156"/>
        <w:ind w:firstLineChars="0"/>
      </w:pPr>
      <w:r>
        <w:rPr>
          <w:rFonts w:hint="eastAsia"/>
        </w:rPr>
        <w:lastRenderedPageBreak/>
        <w:t>下拉框</w:t>
      </w:r>
      <w:r w:rsidR="00CF689F">
        <w:rPr>
          <w:rFonts w:hint="eastAsia"/>
        </w:rPr>
        <w:t>Drum type: Horizontal/Vertical/Spherical/Non-standard</w:t>
      </w:r>
      <w:r w:rsidR="00C57ACE">
        <w:rPr>
          <w:rFonts w:hint="eastAsia"/>
        </w:rPr>
        <w:t xml:space="preserve"> </w:t>
      </w:r>
    </w:p>
    <w:p w:rsidR="00CF689F" w:rsidRDefault="00CF689F" w:rsidP="00E427ED">
      <w:pPr>
        <w:pStyle w:val="a6"/>
        <w:numPr>
          <w:ilvl w:val="1"/>
          <w:numId w:val="22"/>
        </w:numPr>
        <w:spacing w:after="156"/>
        <w:ind w:firstLineChars="0"/>
      </w:pPr>
      <w:r>
        <w:rPr>
          <w:rFonts w:hint="eastAsia"/>
        </w:rPr>
        <w:t xml:space="preserve">Elevation: </w:t>
      </w:r>
      <w:r>
        <w:t>h[e]</w:t>
      </w:r>
      <w:r>
        <w:rPr>
          <w:rFonts w:hint="eastAsia"/>
        </w:rPr>
        <w:t>, m</w:t>
      </w:r>
    </w:p>
    <w:p w:rsidR="00CF689F" w:rsidRDefault="00CF689F" w:rsidP="00E427ED">
      <w:pPr>
        <w:pStyle w:val="a6"/>
        <w:numPr>
          <w:ilvl w:val="1"/>
          <w:numId w:val="22"/>
        </w:numPr>
        <w:spacing w:after="156"/>
        <w:ind w:firstLineChars="0"/>
      </w:pPr>
      <w:r>
        <w:rPr>
          <w:rFonts w:hint="eastAsia"/>
        </w:rPr>
        <w:t>Diameter: D, m</w:t>
      </w:r>
    </w:p>
    <w:p w:rsidR="00CF689F" w:rsidRDefault="00CF689F" w:rsidP="00E427ED">
      <w:pPr>
        <w:pStyle w:val="a6"/>
        <w:numPr>
          <w:ilvl w:val="1"/>
          <w:numId w:val="22"/>
        </w:numPr>
        <w:spacing w:after="156"/>
        <w:ind w:firstLineChars="0"/>
      </w:pPr>
      <w:r>
        <w:rPr>
          <w:rFonts w:hint="eastAsia"/>
        </w:rPr>
        <w:t>Length: L, m</w:t>
      </w:r>
    </w:p>
    <w:p w:rsidR="00CF689F" w:rsidRDefault="00CF689F" w:rsidP="00E427ED">
      <w:pPr>
        <w:pStyle w:val="a6"/>
        <w:numPr>
          <w:ilvl w:val="1"/>
          <w:numId w:val="22"/>
        </w:numPr>
        <w:spacing w:after="156"/>
        <w:ind w:firstLineChars="0"/>
      </w:pPr>
      <w:r>
        <w:rPr>
          <w:rFonts w:hint="eastAsia"/>
        </w:rPr>
        <w:t>Normal Liquid Level, NLL, m</w:t>
      </w:r>
    </w:p>
    <w:p w:rsidR="00CF689F" w:rsidRDefault="00CF689F" w:rsidP="00E427ED">
      <w:pPr>
        <w:pStyle w:val="a6"/>
        <w:numPr>
          <w:ilvl w:val="1"/>
          <w:numId w:val="22"/>
        </w:numPr>
        <w:spacing w:after="156"/>
        <w:ind w:firstLineChars="0"/>
      </w:pPr>
      <w:r>
        <w:rPr>
          <w:rFonts w:hint="eastAsia"/>
        </w:rPr>
        <w:t>Head Number</w:t>
      </w:r>
    </w:p>
    <w:p w:rsidR="00CF689F" w:rsidRDefault="00D535F2" w:rsidP="00E427ED">
      <w:pPr>
        <w:pStyle w:val="a6"/>
        <w:numPr>
          <w:ilvl w:val="1"/>
          <w:numId w:val="22"/>
        </w:numPr>
        <w:spacing w:after="156"/>
        <w:ind w:firstLineChars="0"/>
      </w:pPr>
      <w:r>
        <w:rPr>
          <w:rFonts w:hint="eastAsia"/>
        </w:rPr>
        <w:t>下拉框</w:t>
      </w:r>
      <w:r w:rsidR="00CF689F">
        <w:rPr>
          <w:rFonts w:hint="eastAsia"/>
        </w:rPr>
        <w:t>Head type: Sphere/Ellipse</w:t>
      </w:r>
    </w:p>
    <w:p w:rsidR="00CF689F" w:rsidRDefault="00CF689F" w:rsidP="00E427ED">
      <w:pPr>
        <w:pStyle w:val="a6"/>
        <w:numPr>
          <w:ilvl w:val="1"/>
          <w:numId w:val="22"/>
        </w:numPr>
        <w:spacing w:after="156"/>
        <w:ind w:firstLineChars="0"/>
      </w:pPr>
      <w:r>
        <w:rPr>
          <w:rFonts w:hint="eastAsia"/>
        </w:rPr>
        <w:t>如果是</w:t>
      </w:r>
      <w:r>
        <w:rPr>
          <w:rFonts w:hint="eastAsia"/>
        </w:rPr>
        <w:t>non-standard</w:t>
      </w:r>
      <w:r w:rsidR="00BA6BEA">
        <w:rPr>
          <w:rFonts w:hint="eastAsia"/>
        </w:rPr>
        <w:t>，则上述数据输入窗口变灰。</w:t>
      </w:r>
    </w:p>
    <w:p w:rsidR="003A72DB" w:rsidRDefault="003A72DB" w:rsidP="00E427ED">
      <w:pPr>
        <w:pStyle w:val="a6"/>
        <w:numPr>
          <w:ilvl w:val="1"/>
          <w:numId w:val="22"/>
        </w:numPr>
        <w:spacing w:after="156"/>
        <w:ind w:firstLineChars="0"/>
      </w:pPr>
      <w:r>
        <w:rPr>
          <w:rFonts w:hint="eastAsia"/>
        </w:rPr>
        <w:t>增加一个</w:t>
      </w:r>
      <w:r>
        <w:rPr>
          <w:rFonts w:hint="eastAsia"/>
          <w:noProof/>
        </w:rPr>
        <w:drawing>
          <wp:inline distT="0" distB="0" distL="0" distR="0">
            <wp:extent cx="981614" cy="325557"/>
            <wp:effectExtent l="19050" t="0" r="8986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642" cy="325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的选项</w:t>
      </w:r>
      <w:r w:rsidR="00490DA9">
        <w:rPr>
          <w:rFonts w:hint="eastAsia"/>
        </w:rPr>
        <w:t>。</w:t>
      </w:r>
    </w:p>
    <w:p w:rsidR="00CF689F" w:rsidRDefault="00CF689F" w:rsidP="00E427ED">
      <w:pPr>
        <w:pStyle w:val="a6"/>
        <w:numPr>
          <w:ilvl w:val="0"/>
          <w:numId w:val="22"/>
        </w:numPr>
        <w:spacing w:after="156"/>
        <w:ind w:firstLineChars="0"/>
      </w:pPr>
      <w:r>
        <w:rPr>
          <w:rFonts w:hint="eastAsia"/>
        </w:rPr>
        <w:t>根据各自的公式分别计算</w:t>
      </w:r>
      <w:r>
        <w:rPr>
          <w:rFonts w:hint="eastAsia"/>
        </w:rPr>
        <w:t>A[wetted]</w:t>
      </w:r>
      <w:r w:rsidR="000D4F92">
        <w:rPr>
          <w:rFonts w:hint="eastAsia"/>
        </w:rPr>
        <w:t>,m2</w:t>
      </w:r>
      <w:r w:rsidR="000D4F92">
        <w:rPr>
          <w:rFonts w:hint="eastAsia"/>
        </w:rPr>
        <w:t>和</w:t>
      </w:r>
      <w:r w:rsidR="000D4F92">
        <w:rPr>
          <w:rFonts w:hint="eastAsia"/>
        </w:rPr>
        <w:t>Q[fire], kcal/hr</w:t>
      </w:r>
    </w:p>
    <w:p w:rsidR="00925294" w:rsidRDefault="00F86A3F" w:rsidP="00E427ED">
      <w:pPr>
        <w:pStyle w:val="a6"/>
        <w:numPr>
          <w:ilvl w:val="0"/>
          <w:numId w:val="22"/>
        </w:numPr>
        <w:spacing w:after="156"/>
        <w:ind w:firstLineChars="0"/>
      </w:pPr>
      <w:r>
        <w:rPr>
          <w:rFonts w:hint="eastAsia"/>
          <w:noProof/>
        </w:rPr>
        <w:drawing>
          <wp:inline distT="0" distB="0" distL="0" distR="0">
            <wp:extent cx="1154142" cy="219773"/>
            <wp:effectExtent l="19050" t="0" r="7908" b="0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906" cy="219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5294">
        <w:rPr>
          <w:rFonts w:hint="eastAsia"/>
        </w:rPr>
        <w:t>按钮</w:t>
      </w:r>
      <w:r w:rsidR="00925294">
        <w:sym w:font="Wingdings" w:char="F0E0"/>
      </w:r>
      <w:r w:rsidR="00925294">
        <w:rPr>
          <w:rFonts w:hint="eastAsia"/>
        </w:rPr>
        <w:t>在设备列表中选择对应的</w:t>
      </w:r>
      <w:r w:rsidR="00925294">
        <w:rPr>
          <w:rFonts w:hint="eastAsia"/>
        </w:rPr>
        <w:t>Flash</w:t>
      </w:r>
      <w:r w:rsidR="00925294">
        <w:rPr>
          <w:rFonts w:hint="eastAsia"/>
        </w:rPr>
        <w:t>模型</w:t>
      </w:r>
      <w:r w:rsidR="00925294">
        <w:sym w:font="Wingdings" w:char="F0E0"/>
      </w:r>
      <w:r w:rsidR="00925294">
        <w:rPr>
          <w:rFonts w:hint="eastAsia"/>
        </w:rPr>
        <w:t>程序自动根据蒸发</w:t>
      </w:r>
      <w:proofErr w:type="gramStart"/>
      <w:r w:rsidR="00925294">
        <w:rPr>
          <w:rFonts w:hint="eastAsia"/>
        </w:rPr>
        <w:t>焓</w:t>
      </w:r>
      <w:proofErr w:type="gramEnd"/>
      <w:r w:rsidR="00925294">
        <w:rPr>
          <w:rFonts w:hint="eastAsia"/>
        </w:rPr>
        <w:t>计算方法计算</w:t>
      </w:r>
      <w:r w:rsidR="00925294">
        <w:rPr>
          <w:rFonts w:hint="eastAsia"/>
        </w:rPr>
        <w:t>L[vap_fire]</w:t>
      </w:r>
      <w:r w:rsidR="00925294">
        <w:rPr>
          <w:rFonts w:hint="eastAsia"/>
        </w:rPr>
        <w:t>。</w:t>
      </w:r>
      <w:r w:rsidR="00490DA9">
        <w:rPr>
          <w:rFonts w:hint="eastAsia"/>
        </w:rPr>
        <w:t>如果</w:t>
      </w:r>
      <w:r w:rsidR="00490DA9">
        <w:rPr>
          <w:rFonts w:hint="eastAsia"/>
        </w:rPr>
        <w:t>Heavy Oil Fluid</w:t>
      </w:r>
      <w:r w:rsidR="00490DA9">
        <w:rPr>
          <w:rFonts w:hint="eastAsia"/>
        </w:rPr>
        <w:t>选项</w:t>
      </w:r>
      <w:r w:rsidR="00490DA9">
        <w:rPr>
          <w:rFonts w:hint="eastAsia"/>
        </w:rPr>
        <w:t>Checked</w:t>
      </w:r>
      <w:r w:rsidR="00490DA9">
        <w:rPr>
          <w:rFonts w:hint="eastAsia"/>
        </w:rPr>
        <w:t>，则忽略该步骤。</w:t>
      </w:r>
    </w:p>
    <w:p w:rsidR="00C73AEB" w:rsidRDefault="004F0AF6" w:rsidP="00E427ED">
      <w:pPr>
        <w:pStyle w:val="a6"/>
        <w:numPr>
          <w:ilvl w:val="0"/>
          <w:numId w:val="22"/>
        </w:numPr>
        <w:spacing w:after="156"/>
        <w:ind w:firstLineChars="0"/>
      </w:pPr>
      <w:r>
        <w:rPr>
          <w:rFonts w:hint="eastAsia"/>
        </w:rPr>
        <w:t>程序计算火灾泄放量</w:t>
      </w:r>
      <w:r w:rsidR="00100057">
        <w:rPr>
          <w:rFonts w:hint="eastAsia"/>
        </w:rPr>
        <w:t>，注意</w:t>
      </w:r>
      <w:r w:rsidR="00100057">
        <w:rPr>
          <w:rFonts w:hint="eastAsia"/>
        </w:rPr>
        <w:t>Heavy Oil Fluid</w:t>
      </w:r>
      <w:r w:rsidR="00100057">
        <w:rPr>
          <w:rFonts w:hint="eastAsia"/>
        </w:rPr>
        <w:t>时，用</w:t>
      </w:r>
      <w:r w:rsidR="00100057">
        <w:rPr>
          <w:rFonts w:hint="eastAsia"/>
        </w:rPr>
        <w:t>deltaH[fire_cracking]</w:t>
      </w:r>
      <w:r w:rsidR="00100057">
        <w:rPr>
          <w:rFonts w:hint="eastAsia"/>
        </w:rPr>
        <w:t>代替</w:t>
      </w:r>
      <w:r w:rsidR="00100057">
        <w:rPr>
          <w:rFonts w:hint="eastAsia"/>
        </w:rPr>
        <w:t>L[vap]</w:t>
      </w:r>
      <w:r w:rsidR="00100057">
        <w:rPr>
          <w:rFonts w:hint="eastAsia"/>
        </w:rPr>
        <w:t>。</w:t>
      </w:r>
    </w:p>
    <w:p w:rsidR="00092CE4" w:rsidRDefault="00092CE4" w:rsidP="00092CE4">
      <w:pPr>
        <w:spacing w:after="156"/>
      </w:pPr>
      <w:r>
        <w:rPr>
          <w:rFonts w:hint="eastAsia"/>
        </w:rPr>
        <w:t>在</w:t>
      </w:r>
      <w:r>
        <w:rPr>
          <w:rFonts w:hint="eastAsia"/>
        </w:rPr>
        <w:t>Fire</w:t>
      </w:r>
      <w:r>
        <w:rPr>
          <w:rFonts w:hint="eastAsia"/>
        </w:rPr>
        <w:t>的</w:t>
      </w:r>
      <w:r>
        <w:rPr>
          <w:rFonts w:hint="eastAsia"/>
        </w:rPr>
        <w:t>Case Study</w:t>
      </w:r>
      <w:r>
        <w:rPr>
          <w:rFonts w:hint="eastAsia"/>
        </w:rPr>
        <w:t>界面如下：</w:t>
      </w:r>
    </w:p>
    <w:p w:rsidR="00D07E39" w:rsidRDefault="00A24C07" w:rsidP="00E427ED">
      <w:pPr>
        <w:pStyle w:val="a6"/>
        <w:spacing w:after="156"/>
        <w:ind w:left="420" w:firstLineChars="0" w:firstLine="0"/>
      </w:pPr>
      <w:r w:rsidRPr="00A24C07">
        <w:rPr>
          <w:noProof/>
        </w:rPr>
        <w:lastRenderedPageBreak/>
        <w:drawing>
          <wp:inline distT="0" distB="0" distL="0" distR="0">
            <wp:extent cx="4023360" cy="4818380"/>
            <wp:effectExtent l="19050" t="0" r="0" b="0"/>
            <wp:docPr id="9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481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CE4" w:rsidRDefault="00092CE4" w:rsidP="00E427ED">
      <w:pPr>
        <w:pStyle w:val="a6"/>
        <w:spacing w:after="156"/>
        <w:ind w:left="420" w:firstLineChars="0" w:firstLine="0"/>
      </w:pPr>
      <w:r>
        <w:rPr>
          <w:rFonts w:hint="eastAsia"/>
        </w:rPr>
        <w:t>单击</w:t>
      </w:r>
      <w:r>
        <w:rPr>
          <w:rFonts w:hint="eastAsia"/>
        </w:rPr>
        <w:t>Drum Size</w:t>
      </w:r>
      <w:r>
        <w:rPr>
          <w:rFonts w:hint="eastAsia"/>
        </w:rPr>
        <w:t>按钮后：</w:t>
      </w:r>
    </w:p>
    <w:p w:rsidR="00092CE4" w:rsidRDefault="00092CE4" w:rsidP="00E427ED">
      <w:pPr>
        <w:pStyle w:val="a6"/>
        <w:spacing w:after="15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942080" cy="2752090"/>
            <wp:effectExtent l="19050" t="0" r="1270" b="0"/>
            <wp:docPr id="5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661" w:rsidRDefault="00071661" w:rsidP="00E427ED">
      <w:pPr>
        <w:pStyle w:val="a6"/>
        <w:spacing w:after="156"/>
        <w:ind w:left="420" w:firstLineChars="0" w:firstLine="0"/>
      </w:pPr>
    </w:p>
    <w:p w:rsidR="00D27A6A" w:rsidRDefault="00683050" w:rsidP="00DC7A7A">
      <w:pPr>
        <w:pStyle w:val="20"/>
        <w:spacing w:before="156" w:after="156"/>
      </w:pPr>
      <w:bookmarkStart w:id="104" w:name="_Toc382316069"/>
      <w:r>
        <w:rPr>
          <w:rFonts w:hint="eastAsia"/>
        </w:rPr>
        <w:lastRenderedPageBreak/>
        <w:t>管壳式换热器</w:t>
      </w:r>
      <w:r w:rsidR="00D27A6A">
        <w:rPr>
          <w:rFonts w:hint="eastAsia"/>
        </w:rPr>
        <w:t>Shell-Tube HX</w:t>
      </w:r>
      <w:bookmarkEnd w:id="104"/>
    </w:p>
    <w:p w:rsidR="003253D9" w:rsidRDefault="003253D9" w:rsidP="00DC7A7A">
      <w:pPr>
        <w:pStyle w:val="3"/>
        <w:spacing w:before="156" w:after="156"/>
      </w:pPr>
      <w:bookmarkStart w:id="105" w:name="_Toc382316070"/>
      <w:r>
        <w:rPr>
          <w:rFonts w:hint="eastAsia"/>
        </w:rPr>
        <w:t>A[wetted]</w:t>
      </w:r>
      <w:r>
        <w:rPr>
          <w:rFonts w:hint="eastAsia"/>
        </w:rPr>
        <w:t>计算</w:t>
      </w:r>
      <w:bookmarkEnd w:id="105"/>
    </w:p>
    <w:p w:rsidR="00D85728" w:rsidRDefault="00D85728" w:rsidP="00E427ED">
      <w:pPr>
        <w:pStyle w:val="a6"/>
        <w:numPr>
          <w:ilvl w:val="0"/>
          <w:numId w:val="18"/>
        </w:numPr>
        <w:spacing w:after="156"/>
        <w:ind w:firstLineChars="0"/>
      </w:pPr>
      <w:r>
        <w:rPr>
          <w:rFonts w:hint="eastAsia"/>
        </w:rPr>
        <w:t>Shell</w:t>
      </w:r>
      <w:r>
        <w:rPr>
          <w:rFonts w:hint="eastAsia"/>
        </w:rPr>
        <w:t>的湿面积</w:t>
      </w:r>
    </w:p>
    <w:p w:rsidR="00D85728" w:rsidRDefault="00D85728" w:rsidP="00E427ED">
      <w:pPr>
        <w:pStyle w:val="a6"/>
        <w:spacing w:after="156"/>
        <w:ind w:left="420" w:firstLineChars="0" w:firstLine="0"/>
      </w:pPr>
      <w:r>
        <w:rPr>
          <w:rFonts w:hint="eastAsia"/>
        </w:rPr>
        <w:t>考虑到管壳式换热器安装高度通常在</w:t>
      </w:r>
      <w:r>
        <w:rPr>
          <w:rFonts w:hint="eastAsia"/>
        </w:rPr>
        <w:t>7.6m</w:t>
      </w:r>
      <w:r>
        <w:rPr>
          <w:rFonts w:hint="eastAsia"/>
        </w:rPr>
        <w:t>范围内，因此，全部的表面积都算作</w:t>
      </w:r>
      <w:r>
        <w:rPr>
          <w:rFonts w:hint="eastAsia"/>
        </w:rPr>
        <w:t>Aw</w:t>
      </w:r>
      <w:r w:rsidR="00756C1A">
        <w:rPr>
          <w:rFonts w:hint="eastAsia"/>
        </w:rPr>
        <w:t>，计算方法如下：</w:t>
      </w:r>
    </w:p>
    <w:p w:rsidR="00D85728" w:rsidRDefault="00D85728" w:rsidP="00E427ED">
      <w:pPr>
        <w:pStyle w:val="a6"/>
        <w:spacing w:after="15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755305" cy="2296972"/>
            <wp:effectExtent l="19050" t="0" r="694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628" cy="229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C1A" w:rsidRDefault="00756C1A" w:rsidP="00E427ED">
      <w:pPr>
        <w:pStyle w:val="a6"/>
        <w:numPr>
          <w:ilvl w:val="0"/>
          <w:numId w:val="18"/>
        </w:numPr>
        <w:spacing w:after="156"/>
        <w:ind w:firstLineChars="0"/>
      </w:pPr>
      <w:r>
        <w:rPr>
          <w:rFonts w:hint="eastAsia"/>
        </w:rPr>
        <w:t>Tube</w:t>
      </w:r>
      <w:r>
        <w:rPr>
          <w:rFonts w:hint="eastAsia"/>
        </w:rPr>
        <w:t>的湿面积</w:t>
      </w:r>
    </w:p>
    <w:p w:rsidR="00756C1A" w:rsidRDefault="00736298" w:rsidP="00E427ED">
      <w:pPr>
        <w:pStyle w:val="a6"/>
        <w:spacing w:after="15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886684" cy="1591755"/>
            <wp:effectExtent l="19050" t="0" r="8916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518" cy="159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B35" w:rsidRDefault="00C84B35" w:rsidP="00DC7A7A">
      <w:pPr>
        <w:pStyle w:val="3"/>
        <w:spacing w:before="156" w:after="156"/>
      </w:pPr>
      <w:bookmarkStart w:id="106" w:name="_Toc382316071"/>
      <w:r>
        <w:rPr>
          <w:rFonts w:hint="eastAsia"/>
        </w:rPr>
        <w:t>蒸发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L[vap_fire]</w:t>
      </w:r>
      <w:r>
        <w:rPr>
          <w:rFonts w:hint="eastAsia"/>
        </w:rPr>
        <w:t>计算</w:t>
      </w:r>
      <w:bookmarkEnd w:id="106"/>
    </w:p>
    <w:p w:rsidR="00C84B35" w:rsidRDefault="00C84B35" w:rsidP="00E427ED">
      <w:pPr>
        <w:spacing w:after="156"/>
      </w:pPr>
      <w:r>
        <w:rPr>
          <w:rFonts w:hint="eastAsia"/>
        </w:rPr>
        <w:t>关于换热器火灾工况蒸发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的计算，各种手册未有描述。</w:t>
      </w:r>
    </w:p>
    <w:p w:rsidR="00C84B35" w:rsidRDefault="00CC33F8" w:rsidP="00E427ED">
      <w:pPr>
        <w:spacing w:after="156"/>
      </w:pPr>
      <w:r>
        <w:rPr>
          <w:rFonts w:hint="eastAsia"/>
        </w:rPr>
        <w:t>本软件中，将其视为一个容器，采用相同的方法处理。</w:t>
      </w:r>
    </w:p>
    <w:p w:rsidR="00CC33F8" w:rsidRDefault="00CC33F8" w:rsidP="00E427ED">
      <w:pPr>
        <w:spacing w:after="156"/>
      </w:pPr>
      <w:r>
        <w:rPr>
          <w:rFonts w:hint="eastAsia"/>
        </w:rPr>
        <w:t>关于蒸发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的计算，方法如下：</w:t>
      </w:r>
    </w:p>
    <w:p w:rsidR="00F9371A" w:rsidRDefault="00F9371A" w:rsidP="00E427ED">
      <w:pPr>
        <w:spacing w:after="156"/>
      </w:pPr>
      <w:r>
        <w:rPr>
          <w:rFonts w:hint="eastAsia"/>
        </w:rPr>
        <w:t>具体描述如下：</w:t>
      </w:r>
    </w:p>
    <w:p w:rsidR="00F9371A" w:rsidRDefault="00F9371A" w:rsidP="00E427ED">
      <w:pPr>
        <w:pStyle w:val="a6"/>
        <w:numPr>
          <w:ilvl w:val="0"/>
          <w:numId w:val="18"/>
        </w:numPr>
        <w:spacing w:after="156"/>
        <w:ind w:firstLineChars="0"/>
      </w:pPr>
      <w:r>
        <w:rPr>
          <w:rFonts w:hint="eastAsia"/>
        </w:rPr>
        <w:t>程序判断</w:t>
      </w:r>
      <w:r>
        <w:rPr>
          <w:rFonts w:hint="eastAsia"/>
        </w:rPr>
        <w:t>inlet stream</w:t>
      </w:r>
      <w:r>
        <w:rPr>
          <w:rFonts w:hint="eastAsia"/>
        </w:rPr>
        <w:t>和</w:t>
      </w:r>
      <w:r>
        <w:rPr>
          <w:rFonts w:hint="eastAsia"/>
        </w:rPr>
        <w:t>outlet stream</w:t>
      </w:r>
      <w:r>
        <w:rPr>
          <w:rFonts w:hint="eastAsia"/>
        </w:rPr>
        <w:t>的</w:t>
      </w:r>
      <w:r>
        <w:rPr>
          <w:rFonts w:hint="eastAsia"/>
        </w:rPr>
        <w:t>VF(vapor fraction)</w:t>
      </w:r>
    </w:p>
    <w:p w:rsidR="00F9371A" w:rsidRDefault="00F9371A" w:rsidP="00E427ED">
      <w:pPr>
        <w:pStyle w:val="a6"/>
        <w:numPr>
          <w:ilvl w:val="1"/>
          <w:numId w:val="18"/>
        </w:numPr>
        <w:spacing w:after="156"/>
        <w:ind w:firstLineChars="0"/>
      </w:pPr>
      <w:r>
        <w:t>I</w:t>
      </w:r>
      <w:r>
        <w:rPr>
          <w:rFonts w:hint="eastAsia"/>
        </w:rPr>
        <w:t xml:space="preserve">f VF[inlet_stream] = VF[outlet_stream] =1, </w:t>
      </w:r>
      <w:r>
        <w:rPr>
          <w:rFonts w:hint="eastAsia"/>
        </w:rPr>
        <w:t>则不执行计算。</w:t>
      </w:r>
    </w:p>
    <w:p w:rsidR="00F9371A" w:rsidRDefault="00F9371A" w:rsidP="00E427ED">
      <w:pPr>
        <w:pStyle w:val="a6"/>
        <w:numPr>
          <w:ilvl w:val="0"/>
          <w:numId w:val="18"/>
        </w:numPr>
        <w:spacing w:after="156"/>
        <w:ind w:firstLineChars="0"/>
      </w:pPr>
      <w:proofErr w:type="gramStart"/>
      <w:r>
        <w:rPr>
          <w:rFonts w:hint="eastAsia"/>
        </w:rPr>
        <w:t>取进口</w:t>
      </w:r>
      <w:proofErr w:type="gramEnd"/>
      <w:r>
        <w:rPr>
          <w:rFonts w:hint="eastAsia"/>
        </w:rPr>
        <w:t>和出口二者中温度更高的物料：</w:t>
      </w:r>
      <w:r>
        <w:rPr>
          <w:rFonts w:hint="eastAsia"/>
        </w:rPr>
        <w:t>T[Max_T_Stream] = Max( T[inlet_stream], T[out_stream])</w:t>
      </w:r>
    </w:p>
    <w:p w:rsidR="00F9371A" w:rsidRDefault="00F9371A" w:rsidP="00E427ED">
      <w:pPr>
        <w:pStyle w:val="a6"/>
        <w:numPr>
          <w:ilvl w:val="0"/>
          <w:numId w:val="18"/>
        </w:numPr>
        <w:spacing w:after="156"/>
        <w:ind w:firstLineChars="0"/>
      </w:pPr>
      <w:r>
        <w:t>I</w:t>
      </w:r>
      <w:r>
        <w:rPr>
          <w:rFonts w:hint="eastAsia"/>
        </w:rPr>
        <w:t>f VF[max_T_Stream]&lt;1</w:t>
      </w:r>
      <w:r>
        <w:rPr>
          <w:rFonts w:hint="eastAsia"/>
        </w:rPr>
        <w:t>，将该</w:t>
      </w:r>
      <w:proofErr w:type="gramStart"/>
      <w:r>
        <w:rPr>
          <w:rFonts w:hint="eastAsia"/>
        </w:rPr>
        <w:t>物料进</w:t>
      </w:r>
      <w:proofErr w:type="gramEnd"/>
      <w:r>
        <w:rPr>
          <w:rFonts w:hint="eastAsia"/>
        </w:rPr>
        <w:t>Flash_1</w:t>
      </w:r>
      <w:r>
        <w:rPr>
          <w:rFonts w:hint="eastAsia"/>
        </w:rPr>
        <w:t>（</w:t>
      </w:r>
      <w:r>
        <w:rPr>
          <w:rFonts w:hint="eastAsia"/>
        </w:rPr>
        <w:t>DeltaP=0, Duty=0</w:t>
      </w:r>
      <w:r>
        <w:rPr>
          <w:rFonts w:hint="eastAsia"/>
        </w:rPr>
        <w:t>），出口的液相产品进下一个</w:t>
      </w:r>
      <w:r>
        <w:rPr>
          <w:rFonts w:hint="eastAsia"/>
        </w:rPr>
        <w:t>Flash_2</w:t>
      </w:r>
      <w:r>
        <w:rPr>
          <w:rFonts w:hint="eastAsia"/>
        </w:rPr>
        <w:t>（</w:t>
      </w:r>
      <w:r>
        <w:rPr>
          <w:rFonts w:hint="eastAsia"/>
        </w:rPr>
        <w:t>P=P[relief_fire], Vapor_mol_Rate/feed_mol_rate =0.05</w:t>
      </w:r>
      <w:r>
        <w:rPr>
          <w:rFonts w:hint="eastAsia"/>
        </w:rPr>
        <w:t>），按如下方法计算蒸发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：</w:t>
      </w:r>
    </w:p>
    <w:p w:rsidR="00F9371A" w:rsidRDefault="00F9371A" w:rsidP="00E427ED">
      <w:pPr>
        <w:pStyle w:val="a6"/>
        <w:numPr>
          <w:ilvl w:val="1"/>
          <w:numId w:val="18"/>
        </w:numPr>
        <w:spacing w:after="156"/>
        <w:ind w:firstLineChars="0"/>
      </w:pPr>
      <w:r>
        <w:rPr>
          <w:rFonts w:hint="eastAsia"/>
        </w:rPr>
        <w:lastRenderedPageBreak/>
        <w:t xml:space="preserve">L[vap_fire]=h[vapor_flash_fire] </w:t>
      </w:r>
      <w:r>
        <w:t>–</w:t>
      </w:r>
      <w:r>
        <w:rPr>
          <w:rFonts w:hint="eastAsia"/>
        </w:rPr>
        <w:t xml:space="preserve"> h[liquid_flash_fire], kcal/kg</w:t>
      </w:r>
    </w:p>
    <w:p w:rsidR="00F9371A" w:rsidRDefault="00F9371A" w:rsidP="00E427ED">
      <w:pPr>
        <w:pStyle w:val="a6"/>
        <w:numPr>
          <w:ilvl w:val="2"/>
          <w:numId w:val="18"/>
        </w:numPr>
        <w:spacing w:after="156"/>
        <w:ind w:firstLineChars="0"/>
      </w:pPr>
      <w:r>
        <w:rPr>
          <w:rFonts w:hint="eastAsia"/>
        </w:rPr>
        <w:t>h[vapor_flash_fire]</w:t>
      </w:r>
      <w:r>
        <w:rPr>
          <w:rFonts w:hint="eastAsia"/>
        </w:rPr>
        <w:t>：上述</w:t>
      </w:r>
      <w:r>
        <w:rPr>
          <w:rFonts w:hint="eastAsia"/>
        </w:rPr>
        <w:t>Flash_2</w:t>
      </w:r>
      <w:r>
        <w:rPr>
          <w:rFonts w:hint="eastAsia"/>
        </w:rPr>
        <w:t>气相比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, kcal/kg</w:t>
      </w:r>
    </w:p>
    <w:p w:rsidR="00F9371A" w:rsidRDefault="00F9371A" w:rsidP="00E427ED">
      <w:pPr>
        <w:pStyle w:val="a6"/>
        <w:numPr>
          <w:ilvl w:val="2"/>
          <w:numId w:val="18"/>
        </w:numPr>
        <w:spacing w:after="156"/>
        <w:ind w:firstLineChars="0"/>
      </w:pPr>
      <w:r>
        <w:rPr>
          <w:rFonts w:hint="eastAsia"/>
        </w:rPr>
        <w:t>h[liquid_flash_fire]</w:t>
      </w:r>
      <w:r>
        <w:rPr>
          <w:rFonts w:hint="eastAsia"/>
        </w:rPr>
        <w:t>：上述</w:t>
      </w:r>
      <w:r>
        <w:rPr>
          <w:rFonts w:hint="eastAsia"/>
        </w:rPr>
        <w:t>Flash_2</w:t>
      </w:r>
      <w:r>
        <w:rPr>
          <w:rFonts w:hint="eastAsia"/>
        </w:rPr>
        <w:t>液相比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,kcal/kg</w:t>
      </w:r>
    </w:p>
    <w:p w:rsidR="00F9371A" w:rsidRDefault="00F9371A" w:rsidP="00E427ED">
      <w:pPr>
        <w:pStyle w:val="a6"/>
        <w:numPr>
          <w:ilvl w:val="0"/>
          <w:numId w:val="18"/>
        </w:numPr>
        <w:spacing w:after="156"/>
        <w:ind w:firstLineChars="0"/>
      </w:pPr>
      <w:r>
        <w:rPr>
          <w:rFonts w:hint="eastAsia"/>
        </w:rPr>
        <w:t>If VF[max_T_Stream]=1</w:t>
      </w:r>
      <w:r>
        <w:rPr>
          <w:rFonts w:hint="eastAsia"/>
        </w:rPr>
        <w:t>，将该</w:t>
      </w:r>
      <w:proofErr w:type="gramStart"/>
      <w:r>
        <w:rPr>
          <w:rFonts w:hint="eastAsia"/>
        </w:rPr>
        <w:t>物料进</w:t>
      </w:r>
      <w:proofErr w:type="gramEnd"/>
      <w:r>
        <w:rPr>
          <w:rFonts w:hint="eastAsia"/>
        </w:rPr>
        <w:t>Flash_1</w:t>
      </w:r>
      <w:r>
        <w:rPr>
          <w:rFonts w:hint="eastAsia"/>
        </w:rPr>
        <w:t>（</w:t>
      </w:r>
      <w:r>
        <w:rPr>
          <w:rFonts w:hint="eastAsia"/>
        </w:rPr>
        <w:t>DeltaP=0</w:t>
      </w:r>
      <w:r>
        <w:rPr>
          <w:rFonts w:hint="eastAsia"/>
        </w:rPr>
        <w:t>，</w:t>
      </w:r>
      <w:r>
        <w:rPr>
          <w:rFonts w:hint="eastAsia"/>
        </w:rPr>
        <w:t>Dew Point, Pseudostream rate =1 kgmol/hr</w:t>
      </w:r>
      <w:r>
        <w:rPr>
          <w:rFonts w:hint="eastAsia"/>
        </w:rPr>
        <w:t>），出口的液相产品进下一个</w:t>
      </w:r>
      <w:r>
        <w:rPr>
          <w:rFonts w:hint="eastAsia"/>
        </w:rPr>
        <w:t>Flash_2</w:t>
      </w:r>
      <w:r>
        <w:rPr>
          <w:rFonts w:hint="eastAsia"/>
        </w:rPr>
        <w:t>（</w:t>
      </w:r>
      <w:r>
        <w:rPr>
          <w:rFonts w:hint="eastAsia"/>
        </w:rPr>
        <w:t>P=P[relief_fire], Vapor_mol_Rate/feed_mol_rate =0.05</w:t>
      </w:r>
      <w:r>
        <w:rPr>
          <w:rFonts w:hint="eastAsia"/>
        </w:rPr>
        <w:t>），按如下方法计算蒸发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：</w:t>
      </w:r>
    </w:p>
    <w:p w:rsidR="00F9371A" w:rsidRDefault="00F9371A" w:rsidP="00E427ED">
      <w:pPr>
        <w:pStyle w:val="a6"/>
        <w:numPr>
          <w:ilvl w:val="1"/>
          <w:numId w:val="18"/>
        </w:numPr>
        <w:spacing w:after="156"/>
        <w:ind w:firstLineChars="0"/>
      </w:pPr>
      <w:r>
        <w:rPr>
          <w:rFonts w:hint="eastAsia"/>
        </w:rPr>
        <w:t xml:space="preserve">L[vap_fire]=h[vapor_flash_fire] </w:t>
      </w:r>
      <w:r>
        <w:t>–</w:t>
      </w:r>
      <w:r>
        <w:rPr>
          <w:rFonts w:hint="eastAsia"/>
        </w:rPr>
        <w:t xml:space="preserve"> h[liquid_flash_fire], kcal/kg</w:t>
      </w:r>
    </w:p>
    <w:p w:rsidR="00F9371A" w:rsidRDefault="00F9371A" w:rsidP="00E427ED">
      <w:pPr>
        <w:pStyle w:val="a6"/>
        <w:numPr>
          <w:ilvl w:val="2"/>
          <w:numId w:val="18"/>
        </w:numPr>
        <w:spacing w:after="156"/>
        <w:ind w:firstLineChars="0"/>
      </w:pPr>
      <w:r>
        <w:rPr>
          <w:rFonts w:hint="eastAsia"/>
        </w:rPr>
        <w:t>h[vapor_flash_fire]</w:t>
      </w:r>
      <w:r>
        <w:rPr>
          <w:rFonts w:hint="eastAsia"/>
        </w:rPr>
        <w:t>：上述</w:t>
      </w:r>
      <w:r>
        <w:rPr>
          <w:rFonts w:hint="eastAsia"/>
        </w:rPr>
        <w:t>Flash_2</w:t>
      </w:r>
      <w:r>
        <w:rPr>
          <w:rFonts w:hint="eastAsia"/>
        </w:rPr>
        <w:t>气相比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, kcal/kg</w:t>
      </w:r>
    </w:p>
    <w:p w:rsidR="00F9371A" w:rsidRDefault="00F9371A" w:rsidP="00E427ED">
      <w:pPr>
        <w:pStyle w:val="a6"/>
        <w:numPr>
          <w:ilvl w:val="2"/>
          <w:numId w:val="18"/>
        </w:numPr>
        <w:spacing w:after="156"/>
        <w:ind w:firstLineChars="0"/>
      </w:pPr>
      <w:r>
        <w:rPr>
          <w:rFonts w:hint="eastAsia"/>
        </w:rPr>
        <w:t>h[liquid_flash_fire]</w:t>
      </w:r>
      <w:r>
        <w:rPr>
          <w:rFonts w:hint="eastAsia"/>
        </w:rPr>
        <w:t>：上述</w:t>
      </w:r>
      <w:r>
        <w:rPr>
          <w:rFonts w:hint="eastAsia"/>
        </w:rPr>
        <w:t>Flash_2</w:t>
      </w:r>
      <w:r>
        <w:rPr>
          <w:rFonts w:hint="eastAsia"/>
        </w:rPr>
        <w:t>液相比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,kcal/kg</w:t>
      </w:r>
    </w:p>
    <w:p w:rsidR="006B7891" w:rsidRDefault="00F9371A" w:rsidP="00E427ED">
      <w:pPr>
        <w:spacing w:after="156"/>
      </w:pPr>
      <w:r>
        <w:rPr>
          <w:rFonts w:hint="eastAsia"/>
        </w:rPr>
        <w:t>逻辑框图：</w:t>
      </w:r>
    </w:p>
    <w:p w:rsidR="00341B39" w:rsidRPr="00F9371A" w:rsidRDefault="00341B39" w:rsidP="00E427ED">
      <w:pPr>
        <w:spacing w:after="156"/>
      </w:pPr>
      <w:r w:rsidRPr="00341B39">
        <w:rPr>
          <w:noProof/>
        </w:rPr>
        <mc:AlternateContent>
          <mc:Choice Requires="wpg">
            <w:drawing>
              <wp:inline distT="0" distB="0" distL="0" distR="0">
                <wp:extent cx="7100615" cy="1944216"/>
                <wp:effectExtent l="0" t="0" r="5080" b="0"/>
                <wp:docPr id="216" name="组合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0615" cy="1944216"/>
                          <a:chOff x="539552" y="2348880"/>
                          <a:chExt cx="7100615" cy="1944216"/>
                        </a:xfrm>
                      </wpg:grpSpPr>
                      <pic:pic xmlns:pic="http://schemas.openxmlformats.org/drawingml/2006/picture">
                        <pic:nvPicPr>
                          <pic:cNvPr id="217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552" y="2348880"/>
                            <a:ext cx="7100615" cy="19442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218" name="TextBox 4"/>
                        <wps:cNvSpPr txBox="1"/>
                        <wps:spPr>
                          <a:xfrm>
                            <a:off x="1907638" y="3068570"/>
                            <a:ext cx="1656715" cy="4876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Inlet Stream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19" name="TextBox 5"/>
                        <wps:cNvSpPr txBox="1"/>
                        <wps:spPr>
                          <a:xfrm>
                            <a:off x="5508073" y="3068782"/>
                            <a:ext cx="1656715" cy="4876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Outlet Stream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16" o:spid="_x0000_s1136" style="width:559.1pt;height:153.1pt;mso-position-horizontal-relative:char;mso-position-vertical-relative:line" coordorigin="5395,23488" coordsize="71006,19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">
                <v:shape id="Picture 2" o:spid="_x0000_s1137" type="#_x0000_t75" style="position:absolute;left:5395;top:23488;width:71006;height:19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EltvHAAAA3AAAAA8AAABkcnMvZG93bnJldi54bWxEj81qwzAQhO+FvIPYQG+N7JSkwbUcgkMh&#10;hR7y10Nui7S1Ta2VsdTEzdNXgUCPw8x8w+TLwbbiTL1vHCtIJwkIYu1Mw5WC4+HtaQHCB2SDrWNS&#10;8EselsXoIcfMuAvv6LwPlYgQ9hkqqEPoMim9rsmin7iOOHpfrrcYouwraXq8RLht5TRJ5tJiw3Gh&#10;xo7KmvT3/scqKGcbvU4W79fdx+dJl8Opfd7aVKnH8bB6BRFoCP/he3tjFEzTF7idiUdAFn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NEltvHAAAA3AAAAA8AAAAAAAAAAAAA&#10;AAAAnwIAAGRycy9kb3ducmV2LnhtbFBLBQYAAAAABAAEAPcAAACTAwAAAAA=&#10;">
                  <v:imagedata r:id="rId67" o:title=""/>
                </v:shape>
                <v:shape id="TextBox 4" o:spid="_x0000_s1138" type="#_x0000_t202" style="position:absolute;left:19076;top:30685;width:16567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5CTb0A&#10;AADcAAAADwAAAGRycy9kb3ducmV2LnhtbERPSwrCMBDdC94hjOBOUz+IVKOIUNCF4O8AQzO2xWZS&#10;mljj7c1CcPl4//U2mFp01LrKsoLJOAFBnFtdcaHgfstGSxDOI2usLZOCDznYbvq9NabavvlC3dUX&#10;IoawS1FB6X2TSunykgy6sW2II/ewrUEfYVtI3eI7hptaTpNkIQ1WHBtKbGhfUv68voyCWW3Ou8zM&#10;q1P3PBb+kYVzkwSlhoOwW4HwFPxf/HMftILpJK6NZ+IRkJ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y5CTb0AAADcAAAADwAAAAAAAAAAAAAAAACYAgAAZHJzL2Rvd25yZXYu&#10;eG1sUEsFBgAAAAAEAAQA9QAAAIIDAAAAAA==&#10;" fillcolor="white [3212]" strokecolor="black [3213]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Inlet Stream</w:t>
                        </w:r>
                      </w:p>
                    </w:txbxContent>
                  </v:textbox>
                </v:shape>
                <v:shape id="TextBox 5" o:spid="_x0000_s1139" type="#_x0000_t202" style="position:absolute;left:55080;top:30687;width:16567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Ln1sIA&#10;AADcAAAADwAAAGRycy9kb3ducmV2LnhtbESP3YrCMBSE74V9h3AWvNPUH0S7RpGFgl4I/j3AoTm2&#10;xeakNLHGtzeC4OUwM98wy3UwteiodZVlBaNhAoI4t7riQsHlnA3mIJxH1lhbJgVPcrBe/fSWmGr7&#10;4CN1J1+ICGGXooLS+yaV0uUlGXRD2xBH72pbgz7KtpC6xUeEm1qOk2QmDVYcF0ps6L+k/Ha6GwWT&#10;2hw2mZlW++62K/w1C4cmCUr1f8PmD4Sn4L/hT3urFYxHC3ifiUdAr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YufWwgAAANwAAAAPAAAAAAAAAAAAAAAAAJgCAABkcnMvZG93&#10;bnJldi54bWxQSwUGAAAAAAQABAD1AAAAhwMAAAAA&#10;" fillcolor="white [3212]" strokecolor="black [3213]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Outlet Stream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B7891" w:rsidRDefault="006B7891" w:rsidP="00E427ED">
      <w:pPr>
        <w:spacing w:after="156"/>
      </w:pPr>
      <w:r w:rsidRPr="006B7891"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855914" cy="6194207"/>
                <wp:effectExtent l="0" t="0" r="0" b="16510"/>
                <wp:docPr id="220" name="组合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55914" cy="6194207"/>
                          <a:chOff x="288032" y="620688"/>
                          <a:chExt cx="8855914" cy="6194207"/>
                        </a:xfrm>
                      </wpg:grpSpPr>
                      <wps:wsp>
                        <wps:cNvPr id="221" name="矩形 221"/>
                        <wps:cNvSpPr/>
                        <wps:spPr>
                          <a:xfrm>
                            <a:off x="395536" y="764704"/>
                            <a:ext cx="4608000" cy="648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VF[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inlet_stream] = VF[outlet_stream] =1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2" name="矩形 222"/>
                        <wps:cNvSpPr/>
                        <wps:spPr>
                          <a:xfrm>
                            <a:off x="395536" y="1844824"/>
                            <a:ext cx="4608000" cy="648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T[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Max_T_Stream] = Max( T[inlet_stream], T[out_stream])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3" name="直接箭头连接符 223"/>
                        <wps:cNvCnPr>
                          <a:stCxn id="221" idx="2"/>
                          <a:endCxn id="222" idx="0"/>
                        </wps:cNvCnPr>
                        <wps:spPr>
                          <a:xfrm>
                            <a:off x="2699536" y="1412776"/>
                            <a:ext cx="0" cy="43204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" name="直接箭头连接符 224"/>
                        <wps:cNvCnPr>
                          <a:stCxn id="221" idx="3"/>
                        </wps:cNvCnPr>
                        <wps:spPr>
                          <a:xfrm flipV="1">
                            <a:off x="5003536" y="1052736"/>
                            <a:ext cx="6480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5" name="直接箭头连接符 225"/>
                        <wps:cNvCnPr/>
                        <wps:spPr>
                          <a:xfrm>
                            <a:off x="2699792" y="2492896"/>
                            <a:ext cx="0" cy="43204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6" name="TextBox 9"/>
                        <wps:cNvSpPr txBox="1"/>
                        <wps:spPr>
                          <a:xfrm>
                            <a:off x="5148064" y="620688"/>
                            <a:ext cx="28765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27" name="矩形 227"/>
                        <wps:cNvSpPr/>
                        <wps:spPr>
                          <a:xfrm>
                            <a:off x="395536" y="2924944"/>
                            <a:ext cx="4608000" cy="648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VF[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max_T_Stream]&lt;1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8" name="直接箭头连接符 228"/>
                        <wps:cNvCnPr/>
                        <wps:spPr>
                          <a:xfrm flipV="1">
                            <a:off x="5004048" y="3284984"/>
                            <a:ext cx="31680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" name="TextBox 13"/>
                        <wps:cNvSpPr txBox="1"/>
                        <wps:spPr>
                          <a:xfrm>
                            <a:off x="5219928" y="2852761"/>
                            <a:ext cx="28765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30" name="直接箭头连接符 230"/>
                        <wps:cNvCnPr/>
                        <wps:spPr>
                          <a:xfrm>
                            <a:off x="2699792" y="3573016"/>
                            <a:ext cx="0" cy="43204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" name="TextBox 19"/>
                        <wps:cNvSpPr txBox="1"/>
                        <wps:spPr>
                          <a:xfrm>
                            <a:off x="2843734" y="1412714"/>
                            <a:ext cx="28765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32" name="TextBox 21"/>
                        <wps:cNvSpPr txBox="1"/>
                        <wps:spPr>
                          <a:xfrm>
                            <a:off x="2915739" y="3572784"/>
                            <a:ext cx="28829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33" name="TextBox 24"/>
                        <wps:cNvSpPr txBox="1"/>
                        <wps:spPr>
                          <a:xfrm>
                            <a:off x="5867981" y="836695"/>
                            <a:ext cx="3275965" cy="883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不执行计算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, 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给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Warning Message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34" name="TextBox 27"/>
                        <wps:cNvSpPr txBox="1"/>
                        <wps:spPr>
                          <a:xfrm>
                            <a:off x="288032" y="5732855"/>
                            <a:ext cx="8748395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将该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物料进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Flash_1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（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DeltaP=0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，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Dew Point, Pseudostream rate =1 kgmol/hr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），出口的液相产品进下一个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Flash_2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（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P=P[relief_fire], Vapor_mol_Rate/feed_mol_rate =0.05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），按如下方法计算蒸发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焓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：</w:t>
                              </w:r>
                            </w:p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1"/>
                                  <w:numId w:val="73"/>
                                </w:numPr>
                                <w:ind w:firstLineChars="0"/>
                                <w:jc w:val="left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L[vap_fire]=h[vapor_flash_fire] – h[liquid_flash_fire], kcal/kg</w:t>
                              </w:r>
                            </w:p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1"/>
                                  <w:numId w:val="73"/>
                                </w:numPr>
                                <w:ind w:firstLineChars="0"/>
                                <w:jc w:val="left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h[vapor_flash_fire]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：上述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Flash_2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气相比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焓</w:t>
                              </w:r>
                              <w:proofErr w:type="gram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, kcal/kg</w:t>
                              </w:r>
                            </w:p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1"/>
                                  <w:numId w:val="73"/>
                                </w:numPr>
                                <w:ind w:firstLineChars="0"/>
                                <w:jc w:val="left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h[liquid_flash_fire]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：上述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Flash_2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液相比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焓</w:t>
                              </w:r>
                              <w:proofErr w:type="gram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,kcal/kg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35" name="TextBox 28"/>
                        <wps:cNvSpPr txBox="1"/>
                        <wps:spPr>
                          <a:xfrm>
                            <a:off x="323527" y="4004836"/>
                            <a:ext cx="6912610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将该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物料进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Flash_1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（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DeltaP=0, Duty=0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），出口的液相产品进下一个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Flash_2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（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P=P[relief_fire], Vapor_mol_Rate/feed_mol_rate =0.05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），按如下方法计算蒸发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焓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：</w:t>
                              </w:r>
                            </w:p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1"/>
                                  <w:numId w:val="74"/>
                                </w:numPr>
                                <w:ind w:firstLineChars="0"/>
                                <w:jc w:val="left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L[vap_fire]=h[vapor_flash_fire] – h[liquid_flash_fire], kcal/kg</w:t>
                              </w:r>
                            </w:p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2"/>
                                  <w:numId w:val="74"/>
                                </w:numPr>
                                <w:ind w:firstLineChars="0"/>
                                <w:jc w:val="left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h[vapor_flash_fire]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：上述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Flash_2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气相比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焓</w:t>
                              </w:r>
                              <w:proofErr w:type="gram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, kcal/kg</w:t>
                              </w:r>
                            </w:p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2"/>
                                  <w:numId w:val="74"/>
                                </w:numPr>
                                <w:ind w:firstLineChars="0"/>
                                <w:jc w:val="left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h[liquid_flash_fire]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：上述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Flash_2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液相比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焓</w:t>
                              </w:r>
                              <w:proofErr w:type="gram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,kcal/kg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36" name="直接箭头连接符 236"/>
                        <wps:cNvCnPr/>
                        <wps:spPr>
                          <a:xfrm>
                            <a:off x="8172400" y="3270696"/>
                            <a:ext cx="0" cy="24840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7" name="矩形 237"/>
                        <wps:cNvSpPr/>
                        <wps:spPr>
                          <a:xfrm>
                            <a:off x="5651995" y="2886923"/>
                            <a:ext cx="2179955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VF[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max_T_Stream]=1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20" o:spid="_x0000_s1140" style="width:697.3pt;height:487.75pt;mso-position-horizontal-relative:char;mso-position-vertical-relative:line" coordorigin="2880,6206" coordsize="88559,61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">
                <v:rect id="矩形 221" o:spid="_x0000_s1141" style="position:absolute;left:3955;top:7647;width:46080;height:64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BVHcYA&#10;AADcAAAADwAAAGRycy9kb3ducmV2LnhtbESPT2sCMRTE7wW/Q3iFXqRm3YOUrVGkoC5Chfrn4O2x&#10;eW4WNy9hk+r67RtB6HGYmd8w03lvW3GlLjSOFYxHGQjiyumGawWH/fL9A0SIyBpbx6TgTgHms8HL&#10;FAvtbvxD112sRYJwKFCBidEXUobKkMUwcp44eWfXWYxJdrXUHd4S3LYyz7KJtNhwWjDo6ctQddn9&#10;WgXLtRku5Ob76MuwPdu89Kv18KTU22u/+AQRqY//4We71AryfAyPM+k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BVHcYAAADcAAAADwAAAAAAAAAAAAAAAACYAgAAZHJz&#10;L2Rvd25yZXYueG1sUEsFBgAAAAAEAAQA9QAAAIsDAAAAAA==&#10;" filled="f" strokecolor="black [3213]" strokeweight="2pt">
                  <v:textbox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VF[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inlet_stream] = VF[outlet_stream] =1</w:t>
                        </w:r>
                      </w:p>
                    </w:txbxContent>
                  </v:textbox>
                </v:rect>
                <v:rect id="矩形 222" o:spid="_x0000_s1142" style="position:absolute;left:3955;top:18448;width:46080;height:64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LLasYA&#10;AADcAAAADwAAAGRycy9kb3ducmV2LnhtbESPT2sCMRTE70K/Q3iFXkSzzaHI1ihSsC4FC/7pwdtj&#10;89ws3byETarbb28KBY/DzPyGmS8H14kL9bH1rOF5WoAgrr1pudFwPKwnMxAxIRvsPJOGX4qwXDyM&#10;5lgaf+UdXfapERnCsUQNNqVQShlrSw7j1Afi7J197zBl2TfS9HjNcNdJVRQv0mHLecFioDdL9ff+&#10;x2lYb+x4JT+2X6GKn2enqvC+GZ+0fnocVq8gEg3pHv5vV0aDUgr+zuQj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VLLasYAAADcAAAADwAAAAAAAAAAAAAAAACYAgAAZHJz&#10;L2Rvd25yZXYueG1sUEsFBgAAAAAEAAQA9QAAAIsDAAAAAA==&#10;" filled="f" strokecolor="black [3213]" strokeweight="2pt">
                  <v:textbox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T[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Max_T_Stream] = Max( T[inlet_stream], T[out_stream])</w:t>
                        </w:r>
                      </w:p>
                    </w:txbxContent>
                  </v:textbox>
                </v:rect>
                <v:shape id="直接箭头连接符 223" o:spid="_x0000_s1143" type="#_x0000_t32" style="position:absolute;left:26995;top:14127;width:0;height:43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xD0McAAADcAAAADwAAAGRycy9kb3ducmV2LnhtbESP3WrCQBSE7wt9h+UUelc3RmhrdJUg&#10;SltEij8g3h2yxySaPRuy2yS+vVso9HKYmW+Y6bw3lWipcaVlBcNBBII4s7rkXMFhv3p5B+E8ssbK&#10;Mim4kYP57PFhiom2HW+p3flcBAi7BBUU3teJlC4ryKAb2Jo4eGfbGPRBNrnUDXYBbioZR9GrNFhy&#10;WCiwpkVB2XX3YxRs9n7drerb2+V4+Vp+f2A6PrWpUs9PfToB4an3/+G/9qdWEMcj+D0TjoCc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bEPQxwAAANwAAAAPAAAAAAAA&#10;AAAAAAAAAKECAABkcnMvZG93bnJldi54bWxQSwUGAAAAAAQABAD5AAAAlQMAAAAA&#10;" strokecolor="black [3213]" strokeweight="2.25pt">
                  <v:stroke endarrow="open"/>
                </v:shape>
                <v:shape id="直接箭头连接符 224" o:spid="_x0000_s1144" type="#_x0000_t32" style="position:absolute;left:50035;top:10527;width:648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ZAVcUAAADcAAAADwAAAGRycy9kb3ducmV2LnhtbESPQWvCQBSE74L/YXmCF9GNqRZNXaUV&#10;KvUi1NieH9nXJJh9G3ZXTf99tyB4HGbmG2a16UwjruR8bVnBdJKAIC6srrlUcMrfxwsQPiBrbCyT&#10;gl/ysFn3eyvMtL3xJ12PoRQRwj5DBVUIbSalLyoy6Ce2JY7ej3UGQ5SulNrhLcJNI9MkeZYGa44L&#10;Fba0rag4Hy9GwX65yHfI9dv39uuwfBrlc0e7uVLDQff6AiJQFx7he/tDK0jTGfyfiUd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dZAVcUAAADcAAAADwAAAAAAAAAA&#10;AAAAAAChAgAAZHJzL2Rvd25yZXYueG1sUEsFBgAAAAAEAAQA+QAAAJMDAAAAAA==&#10;" strokecolor="black [3213]" strokeweight="2.25pt">
                  <v:stroke endarrow="open"/>
                </v:shape>
                <v:shape id="直接箭头连接符 225" o:spid="_x0000_s1145" type="#_x0000_t32" style="position:absolute;left:26997;top:24928;width:0;height:43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l+P8cAAADcAAAADwAAAGRycy9kb3ducmV2LnhtbESP3WrCQBSE7wt9h+UUelc3BmxrdJUg&#10;SltEij8g3h2yxySaPRuy2yS+vVso9HKYmW+Y6bw3lWipcaVlBcNBBII4s7rkXMFhv3p5B+E8ssbK&#10;Mim4kYP57PFhiom2HW+p3flcBAi7BBUU3teJlC4ryKAb2Jo4eGfbGPRBNrnUDXYBbioZR9GrNFhy&#10;WCiwpkVB2XX3YxRs9n7drerb2+V4+Vp+f2A6PrWpUs9PfToB4an3/+G/9qdWEMcj+D0TjoCc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yX4/xwAAANwAAAAPAAAAAAAA&#10;AAAAAAAAAKECAABkcnMvZG93bnJldi54bWxQSwUGAAAAAAQABAD5AAAAlQMAAAAA&#10;" strokecolor="black [3213]" strokeweight="2.25pt">
                  <v:stroke endarrow="open"/>
                </v:shape>
                <v:shape id="TextBox 9" o:spid="_x0000_s1146" type="#_x0000_t202" style="position:absolute;left:51480;top:6206;width:2877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GyCsIA&#10;AADcAAAADwAAAGRycy9kb3ducmV2LnhtbESPQWvCQBSE70L/w/IK3nRjQCmpq4htwYOX2nh/ZF+z&#10;wezbkH018d+7gtDjMDPfMOvt6Ft1pT42gQ0s5hko4irYhmsD5c/X7A1UFGSLbWAycKMI283LZI2F&#10;DQN/0/UktUoQjgUacCJdoXWsHHmM89ARJ+839B4lyb7WtschwX2r8yxbaY8NpwWHHe0dVZfTnzcg&#10;YneLW/np4+E8Hj8Gl1VLLI2Zvo67d1BCo/yHn+2DNZDnK3icSUdAb+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4bIKwgAAANwAAAAPAAAAAAAAAAAAAAAAAJgCAABkcnMvZG93&#10;bnJldi54bWxQSwUGAAAAAAQABAD1AAAAhwMAAAAA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Y</w:t>
                        </w:r>
                      </w:p>
                    </w:txbxContent>
                  </v:textbox>
                </v:shape>
                <v:rect id="矩形 227" o:spid="_x0000_s1147" style="position:absolute;left:3955;top:29249;width:46080;height:64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Vo8sYA&#10;AADcAAAADwAAAGRycy9kb3ducmV2LnhtbESPT2sCMRTE74V+h/AKvYhm3UMrW6OIoC4FC/47eHts&#10;npulm5ewibr99qZQ6HGYmd8w03lvW3GjLjSOFYxHGQjiyumGawXHw2o4AREissbWMSn4oQDz2fPT&#10;FAvt7ryj2z7WIkE4FKjAxOgLKUNlyGIYOU+cvIvrLMYku1rqDu8JbluZZ9mbtNhwWjDoaWmo+t5f&#10;rYLVxgwW8nN78mX4uti89OvN4KzU60u/+AARqY//4b92qRXk+Tv8nklH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SVo8sYAAADcAAAADwAAAAAAAAAAAAAAAACYAgAAZHJz&#10;L2Rvd25yZXYueG1sUEsFBgAAAAAEAAQA9QAAAIsDAAAAAA==&#10;" filled="f" strokecolor="black [3213]" strokeweight="2pt">
                  <v:textbox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VF[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max_T_Stream]&lt;1</w:t>
                        </w:r>
                      </w:p>
                    </w:txbxContent>
                  </v:textbox>
                </v:rect>
                <v:shape id="直接箭头连接符 228" o:spid="_x0000_s1148" type="#_x0000_t32" style="position:absolute;left:50040;top:32849;width:3168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fwYcMAAADcAAAADwAAAGRycy9kb3ducmV2LnhtbERPu27CMBTdK/UfrFupW3HIUKEUgyIC&#10;EkOrisdQtkt8iSPi62AbSP8eD5U6Hp33dD7YTtzIh9axgvEoA0FcO91yo2C/W71NQISIrLFzTAp+&#10;KcB89vw0xUK7O2/oto2NSCEcClRgYuwLKUNtyGIYuZ44cSfnLcYEfSO1x3sKt53Ms+xdWmw5NRjs&#10;aWGoPm+vVkFfXr73k+VnVV1N2fx8VcdDLr1Sry9D+QEi0hD/xX/utVaQ52ltOpOOgJ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lX8GHDAAAA3AAAAA8AAAAAAAAAAAAA&#10;AAAAoQIAAGRycy9kb3ducmV2LnhtbFBLBQYAAAAABAAEAPkAAACRAwAAAAA=&#10;" strokecolor="black [3213]" strokeweight="2.25pt"/>
                <v:shape id="TextBox 13" o:spid="_x0000_s1149" type="#_x0000_t202" style="position:absolute;left:52199;top:28527;width:2876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4meMIA&#10;AADcAAAADwAAAGRycy9kb3ducmV2LnhtbESPQWvCQBSE74X+h+UJ3urGgKVNXUWqgodequn9kX3N&#10;BrNvQ/Zp4r/vFgSPw8x8wyzXo2/VlfrYBDYwn2WgiKtgG64NlKf9yxuoKMgW28Bk4EYR1qvnpyUW&#10;Ngz8Tdej1CpBOBZowIl0hdaxcuQxzkJHnLzf0HuUJPta2x6HBPetzrPsVXtsOC047OjTUXU+XrwB&#10;EbuZ38qdj4ef8Ws7uKxaYGnMdDJuPkAJjfII39sHayDP3+H/TDoC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fiZ4wgAAANwAAAAPAAAAAAAAAAAAAAAAAJgCAABkcnMvZG93&#10;bnJldi54bWxQSwUGAAAAAAQABAD1AAAAhwMAAAAA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N</w:t>
                        </w:r>
                      </w:p>
                    </w:txbxContent>
                  </v:textbox>
                </v:shape>
                <v:shape id="直接箭头连接符 230" o:spid="_x0000_s1150" type="#_x0000_t32" style="position:absolute;left:26997;top:35730;width:0;height:4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dLesQAAADcAAAADwAAAGRycy9kb3ducmV2LnhtbERPy2rCQBTdC/2H4Rbc6aQRbJs6ShBF&#10;SymlWhB3l8xtHs3cCZkxiX/fWQguD+e9WA2mFh21rrSs4GkagSDOrC45V/Bz3E5eQDiPrLG2TAqu&#10;5GC1fBgtMNG252/qDj4XIYRdggoK75tESpcVZNBNbUMcuF/bGvQBtrnULfYh3NQyjqK5NFhyaCiw&#10;oXVB2d/hYhR8Hv1Hv22uz9Wpet987TB9PXepUuPHIX0D4Wnwd/HNvdcK4lmYH86EIyC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Z0t6xAAAANwAAAAPAAAAAAAAAAAA&#10;AAAAAKECAABkcnMvZG93bnJldi54bWxQSwUGAAAAAAQABAD5AAAAkgMAAAAA&#10;" strokecolor="black [3213]" strokeweight="2.25pt">
                  <v:stroke endarrow="open"/>
                </v:shape>
                <v:shape id="TextBox 19" o:spid="_x0000_s1151" type="#_x0000_t202" style="position:absolute;left:28437;top:14127;width:2876;height:4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G8o8IA&#10;AADcAAAADwAAAGRycy9kb3ducmV2LnhtbESPQWvCQBSE74X+h+UJvdVNLC0luorUFjz0Uk3vj+wz&#10;G8y+Ddmnif/eFQSPw8x8wyxWo2/VmfrYBDaQTzNQxFWwDdcGyv3P6yeoKMgW28Bk4EIRVsvnpwUW&#10;Ngz8R+ed1CpBOBZowIl0hdaxcuQxTkNHnLxD6D1Kkn2tbY9DgvtWz7LsQ3tsOC047OjLUXXcnbwB&#10;EbvOL+W3j9v/8XczuKx6x9KYl8m4noMSGuURvre31sDsLYfbmXQE9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0byjwgAAANwAAAAPAAAAAAAAAAAAAAAAAJgCAABkcnMvZG93&#10;bnJldi54bWxQSwUGAAAAAAQABAD1AAAAhwMAAAAA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N</w:t>
                        </w:r>
                      </w:p>
                    </w:txbxContent>
                  </v:textbox>
                </v:shape>
                <v:shape id="TextBox 21" o:spid="_x0000_s1152" type="#_x0000_t202" style="position:absolute;left:29157;top:35727;width:2883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Mi1MIA&#10;AADcAAAADwAAAGRycy9kb3ducmV2LnhtbESPQWvCQBSE74X+h+UJ3urGSEtJXUWqgodequn9kX3N&#10;BrNvQ/Zp4r/vFgSPw8x8wyzXo2/VlfrYBDYwn2WgiKtgG64NlKf9yzuoKMgW28Bk4EYR1qvnpyUW&#10;Ngz8Tdej1CpBOBZowIl0hdaxcuQxzkJHnLzf0HuUJPta2x6HBPetzrPsTXtsOC047OjTUXU+XrwB&#10;EbuZ38qdj4ef8Ws7uKx6xdKY6WTcfIASGuURvrcP1kC+yOH/TDoC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AyLUwgAAANwAAAAPAAAAAAAAAAAAAAAAAJgCAABkcnMvZG93&#10;bnJldi54bWxQSwUGAAAAAAQABAD1AAAAhwMAAAAA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Y</w:t>
                        </w:r>
                      </w:p>
                    </w:txbxContent>
                  </v:textbox>
                </v:shape>
                <v:shape id="TextBox 24" o:spid="_x0000_s1153" type="#_x0000_t202" style="position:absolute;left:58679;top:8366;width:32760;height:8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+HT8MA&#10;AADcAAAADwAAAGRycy9kb3ducmV2LnhtbESPT2vCQBTE7wW/w/IEb3Wj0lKiq4h/wEMvtfH+yL5m&#10;Q7NvQ/Zp4rd3hUKPw8z8hlltBt+oG3WxDmxgNs1AEZfB1lwZKL6Prx+goiBbbAKTgTtF2KxHLyvM&#10;bej5i25nqVSCcMzRgBNpc61j6chjnIaWOHk/ofMoSXaVth32Ce4bPc+yd+2x5rTgsKWdo/L3fPUG&#10;ROx2di8OPp4uw+e+d1n5hoUxk/GwXYISGuQ//Nc+WQPzxQKeZ9IR0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0+HT8MAAADcAAAADwAAAAAAAAAAAAAAAACYAgAAZHJzL2Rv&#10;d25yZXYueG1sUEsFBgAAAAAEAAQA9QAAAIg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不执行计算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, 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给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Warning Message</w:t>
                        </w:r>
                      </w:p>
                    </w:txbxContent>
                  </v:textbox>
                </v:shape>
                <v:shape id="TextBox 27" o:spid="_x0000_s1154" type="#_x0000_t202" style="position:absolute;left:2880;top:57328;width:87484;height:10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YRD8QA&#10;AADcAAAADwAAAGRycy9kb3ducmV2LnhtbESPQWvCQBSE74L/YXlCb7rRWinRVURa8WAFraXXR/aZ&#10;DWbfhuwmxn/fLQgeh5n5hlmsOluKlmpfOFYwHiUgiDOnC84VnL8/h+8gfEDWWDomBXfysFr2ewtM&#10;tbvxkdpTyEWEsE9RgQmhSqX0mSGLfuQq4uhdXG0xRFnnUtd4i3BbykmSzKTFguOCwYo2hrLrqbEK&#10;ttfDvt0nzYc855cme/vV/GO+lHoZdOs5iEBdeIYf7Z1WMHmdwv+Ze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2EQ/EAAAA3AAAAA8AAAAAAAAAAAAAAAAAmAIAAGRycy9k&#10;b3ducmV2LnhtbFBLBQYAAAAABAAEAPUAAACJAwAAAAA=&#10;" filled="f" strokecolor="black [3213]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将该</w:t>
                        </w:r>
                        <w:proofErr w:type="gramStart"/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物料进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Flash_1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（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DeltaP=0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，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Dew Point, Pseudostream rate =1 kgmol/hr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），出口的液相产品进下一个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Flash_2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（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P=P[relief_fire], Vapor_mol_Rate/feed_mol_rate =0.05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），按如下方法计算蒸发</w:t>
                        </w:r>
                        <w:proofErr w:type="gramStart"/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焓</w:t>
                        </w:r>
                        <w:proofErr w:type="gramEnd"/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：</w:t>
                        </w:r>
                      </w:p>
                      <w:p w:rsidR="00F24199" w:rsidRDefault="00F24199" w:rsidP="00C93118">
                        <w:pPr>
                          <w:pStyle w:val="a6"/>
                          <w:widowControl/>
                          <w:numPr>
                            <w:ilvl w:val="1"/>
                            <w:numId w:val="73"/>
                          </w:numPr>
                          <w:ind w:firstLineChars="0"/>
                          <w:jc w:val="left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L[vap_fire]=h[vapor_flash_fire] – h[liquid_flash_fire], kcal/kg</w:t>
                        </w:r>
                      </w:p>
                      <w:p w:rsidR="00F24199" w:rsidRDefault="00F24199" w:rsidP="00C93118">
                        <w:pPr>
                          <w:pStyle w:val="a6"/>
                          <w:widowControl/>
                          <w:numPr>
                            <w:ilvl w:val="1"/>
                            <w:numId w:val="73"/>
                          </w:numPr>
                          <w:ind w:firstLineChars="0"/>
                          <w:jc w:val="left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h[vapor_flash_fire]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：上述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Flash_2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气相比</w:t>
                        </w:r>
                        <w:proofErr w:type="gramStart"/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焓</w:t>
                        </w:r>
                        <w:proofErr w:type="gramEnd"/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, kcal/kg</w:t>
                        </w:r>
                      </w:p>
                      <w:p w:rsidR="00F24199" w:rsidRDefault="00F24199" w:rsidP="00C93118">
                        <w:pPr>
                          <w:pStyle w:val="a6"/>
                          <w:widowControl/>
                          <w:numPr>
                            <w:ilvl w:val="1"/>
                            <w:numId w:val="73"/>
                          </w:numPr>
                          <w:ind w:firstLineChars="0"/>
                          <w:jc w:val="left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h[liquid_flash_fire]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：上述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Flash_2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液相比</w:t>
                        </w:r>
                        <w:proofErr w:type="gramStart"/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焓</w:t>
                        </w:r>
                        <w:proofErr w:type="gramEnd"/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,kcal/kg</w:t>
                        </w:r>
                      </w:p>
                    </w:txbxContent>
                  </v:textbox>
                </v:shape>
                <v:shape id="TextBox 28" o:spid="_x0000_s1155" type="#_x0000_t202" style="position:absolute;left:3235;top:40048;width:69126;height:10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q0lMQA&#10;AADcAAAADwAAAGRycy9kb3ducmV2LnhtbESPQWvCQBSE7wX/w/IEb3WjYpHUVYq04sEKRkuvj+wz&#10;G8y+DdlNjP/eLQg9DjPzDbNc97YSHTW+dKxgMk5AEOdOl1woOJ++XhcgfEDWWDkmBXfysF4NXpaY&#10;anfjI3VZKESEsE9RgQmhTqX0uSGLfuxq4uhdXGMxRNkUUjd4i3BbyWmSvEmLJccFgzVtDOXXrLUK&#10;ttfDvtsn7ac8F5c2n/9q/jHfSo2G/cc7iEB9+A8/2zutYDqbw9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6tJTEAAAA3AAAAA8AAAAAAAAAAAAAAAAAmAIAAGRycy9k&#10;b3ducmV2LnhtbFBLBQYAAAAABAAEAPUAAACJAwAAAAA=&#10;" filled="f" strokecolor="black [3213]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将该</w:t>
                        </w:r>
                        <w:proofErr w:type="gramStart"/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物料进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Flash_1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（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DeltaP=0, Duty=0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），出口的液相产品进下一个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Flash_2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（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P=P[relief_fire], Vapor_mol_Rate/feed_mol_rate =0.05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），按如下方法计算蒸发</w:t>
                        </w:r>
                        <w:proofErr w:type="gramStart"/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焓</w:t>
                        </w:r>
                        <w:proofErr w:type="gramEnd"/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：</w:t>
                        </w:r>
                      </w:p>
                      <w:p w:rsidR="00F24199" w:rsidRDefault="00F24199" w:rsidP="00C93118">
                        <w:pPr>
                          <w:pStyle w:val="a6"/>
                          <w:widowControl/>
                          <w:numPr>
                            <w:ilvl w:val="1"/>
                            <w:numId w:val="74"/>
                          </w:numPr>
                          <w:ind w:firstLineChars="0"/>
                          <w:jc w:val="left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L[vap_fire]=h[vapor_flash_fire] – h[liquid_flash_fire], kcal/kg</w:t>
                        </w:r>
                      </w:p>
                      <w:p w:rsidR="00F24199" w:rsidRDefault="00F24199" w:rsidP="00C93118">
                        <w:pPr>
                          <w:pStyle w:val="a6"/>
                          <w:widowControl/>
                          <w:numPr>
                            <w:ilvl w:val="2"/>
                            <w:numId w:val="74"/>
                          </w:numPr>
                          <w:ind w:firstLineChars="0"/>
                          <w:jc w:val="left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h[vapor_flash_fire]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：上述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Flash_2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气相比</w:t>
                        </w:r>
                        <w:proofErr w:type="gramStart"/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焓</w:t>
                        </w:r>
                        <w:proofErr w:type="gramEnd"/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, kcal/kg</w:t>
                        </w:r>
                      </w:p>
                      <w:p w:rsidR="00F24199" w:rsidRDefault="00F24199" w:rsidP="00C93118">
                        <w:pPr>
                          <w:pStyle w:val="a6"/>
                          <w:widowControl/>
                          <w:numPr>
                            <w:ilvl w:val="2"/>
                            <w:numId w:val="74"/>
                          </w:numPr>
                          <w:ind w:firstLineChars="0"/>
                          <w:jc w:val="left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h[liquid_flash_fire]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：上述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Flash_2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液相比</w:t>
                        </w:r>
                        <w:proofErr w:type="gramStart"/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焓</w:t>
                        </w:r>
                        <w:proofErr w:type="gramEnd"/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,kcal/kg</w:t>
                        </w:r>
                      </w:p>
                    </w:txbxContent>
                  </v:textbox>
                </v:shape>
                <v:shape id="直接箭头连接符 236" o:spid="_x0000_s1156" type="#_x0000_t32" style="position:absolute;left:81724;top:32706;width:0;height:248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J2lccAAADcAAAADwAAAGRycy9kb3ducmV2LnhtbESPQWvCQBSE7wX/w/KE3pqNFtRGVwml&#10;UqWIqIXS2yP7TKLZtyG7TeK/7wqFHoeZ+YZZrHpTiZYaV1pWMIpiEMSZ1SXnCj5P66cZCOeRNVaW&#10;ScGNHKyWg4cFJtp2fKD26HMRIOwSVFB4XydSuqwggy6yNXHwzrYx6INscqkb7ALcVHIcxxNpsOSw&#10;UGBNrwVl1+OPUbA7+Y9uXd+ml6/L9m3/junLd5sq9Tjs0zkIT73/D/+1N1rB+HkC9zPhCM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wnaVxwAAANwAAAAPAAAAAAAA&#10;AAAAAAAAAKECAABkcnMvZG93bnJldi54bWxQSwUGAAAAAAQABAD5AAAAlQMAAAAA&#10;" strokecolor="black [3213]" strokeweight="2.25pt">
                  <v:stroke endarrow="open"/>
                </v:shape>
                <v:rect id="矩形 237" o:spid="_x0000_s1157" style="position:absolute;left:56519;top:28869;width:21800;height:4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uEBcQA&#10;AADcAAAADwAAAGRycy9kb3ducmV2LnhtbESP0WoCMRRE3wv9h3AFX0pNui2tbI1SitaiT1U/4LK5&#10;3Q1ubpYkruvfm0LBx2FmzjCzxeBa0VOI1rOGp4kCQVx5Y7nWcNivHqcgYkI22HomDReKsJjf382w&#10;NP7MP9TvUi0yhGOJGpqUulLKWDXkME58R5y9Xx8cpixDLU3Ac4a7VhZKvUqHlvNCgx19NlQddyen&#10;4eWr2Cztg9pa15/wsJFBrXmr9Xg0fLyDSDSkW/i//W00FM9v8HcmHwE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7hAXEAAAA3AAAAA8AAAAAAAAAAAAAAAAAmAIAAGRycy9k&#10;b3ducmV2LnhtbFBLBQYAAAAABAAEAPUAAACJAwAAAAA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VF[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max_T_Stream]=1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E624B" w:rsidRPr="00CC33F8" w:rsidRDefault="00FE624B" w:rsidP="00E427ED">
      <w:pPr>
        <w:spacing w:after="156"/>
      </w:pPr>
    </w:p>
    <w:p w:rsidR="00013840" w:rsidRDefault="00013840" w:rsidP="00DC7A7A">
      <w:pPr>
        <w:pStyle w:val="3"/>
        <w:spacing w:before="156" w:after="156"/>
      </w:pPr>
      <w:bookmarkStart w:id="107" w:name="_Toc382316072"/>
      <w:r>
        <w:rPr>
          <w:rFonts w:hint="eastAsia"/>
        </w:rPr>
        <w:t>泄放量计算</w:t>
      </w:r>
      <w:bookmarkEnd w:id="107"/>
    </w:p>
    <w:p w:rsidR="00013840" w:rsidRDefault="00013840" w:rsidP="00E427ED">
      <w:pPr>
        <w:pStyle w:val="a6"/>
        <w:numPr>
          <w:ilvl w:val="0"/>
          <w:numId w:val="22"/>
        </w:numPr>
        <w:spacing w:after="156"/>
        <w:ind w:firstLineChars="0"/>
      </w:pPr>
      <w:r>
        <w:rPr>
          <w:rFonts w:hint="eastAsia"/>
        </w:rPr>
        <w:t>W[relief_fire]=Q[fire]/L[vap_fire], kg/hr</w:t>
      </w:r>
    </w:p>
    <w:p w:rsidR="00013840" w:rsidRDefault="00013840" w:rsidP="00E427ED">
      <w:pPr>
        <w:pStyle w:val="a6"/>
        <w:numPr>
          <w:ilvl w:val="0"/>
          <w:numId w:val="22"/>
        </w:numPr>
        <w:spacing w:after="156"/>
        <w:ind w:firstLineChars="0"/>
      </w:pPr>
      <w:r>
        <w:rPr>
          <w:rFonts w:hint="eastAsia"/>
        </w:rPr>
        <w:t>MW[relief_fire]=MW[vap_flash_fire]</w:t>
      </w:r>
    </w:p>
    <w:p w:rsidR="00013840" w:rsidRDefault="00013840" w:rsidP="00E427ED">
      <w:pPr>
        <w:pStyle w:val="a6"/>
        <w:numPr>
          <w:ilvl w:val="0"/>
          <w:numId w:val="22"/>
        </w:numPr>
        <w:spacing w:after="156"/>
        <w:ind w:firstLineChars="0"/>
      </w:pPr>
      <w:r>
        <w:rPr>
          <w:rFonts w:hint="eastAsia"/>
        </w:rPr>
        <w:t xml:space="preserve">T[relief_fire]=T[vapor_flash_fire], </w:t>
      </w:r>
      <w:r>
        <w:rPr>
          <w:rFonts w:hint="eastAsia"/>
        </w:rPr>
        <w:t>℃</w:t>
      </w:r>
    </w:p>
    <w:p w:rsidR="00736298" w:rsidRDefault="00736298" w:rsidP="00DC7A7A">
      <w:pPr>
        <w:pStyle w:val="3"/>
        <w:spacing w:before="156" w:after="156"/>
      </w:pPr>
      <w:bookmarkStart w:id="108" w:name="_Toc382316073"/>
      <w:r>
        <w:rPr>
          <w:rFonts w:hint="eastAsia"/>
        </w:rPr>
        <w:t>界面设计</w:t>
      </w:r>
      <w:bookmarkEnd w:id="108"/>
    </w:p>
    <w:p w:rsidR="00B559B7" w:rsidRDefault="00934457" w:rsidP="00E427ED">
      <w:pPr>
        <w:pStyle w:val="a6"/>
        <w:numPr>
          <w:ilvl w:val="0"/>
          <w:numId w:val="18"/>
        </w:numPr>
        <w:spacing w:after="156"/>
        <w:ind w:firstLineChars="0"/>
      </w:pPr>
      <w:r>
        <w:rPr>
          <w:rFonts w:hint="eastAsia"/>
        </w:rPr>
        <w:t>按钮</w:t>
      </w:r>
      <w:r>
        <w:sym w:font="Wingdings" w:char="F0E0"/>
      </w:r>
      <w:r>
        <w:rPr>
          <w:rFonts w:hint="eastAsia"/>
        </w:rPr>
        <w:t>Equipment list</w:t>
      </w:r>
      <w:r>
        <w:rPr>
          <w:rFonts w:hint="eastAsia"/>
        </w:rPr>
        <w:t>中选择某台换热器</w:t>
      </w:r>
      <w:r>
        <w:sym w:font="Wingdings" w:char="F0E0"/>
      </w:r>
      <w:r>
        <w:rPr>
          <w:rFonts w:hint="eastAsia"/>
        </w:rPr>
        <w:t>程序自动显示与其连接的</w:t>
      </w:r>
      <w:r w:rsidR="000322C7">
        <w:rPr>
          <w:rFonts w:hint="eastAsia"/>
        </w:rPr>
        <w:t>Feed</w:t>
      </w:r>
      <w:r>
        <w:rPr>
          <w:rFonts w:hint="eastAsia"/>
        </w:rPr>
        <w:t xml:space="preserve"> Stream</w:t>
      </w:r>
      <w:r w:rsidR="00DD729C">
        <w:rPr>
          <w:rFonts w:hint="eastAsia"/>
        </w:rPr>
        <w:t>（</w:t>
      </w:r>
      <w:r w:rsidR="00DD729C">
        <w:rPr>
          <w:rFonts w:hint="eastAsia"/>
        </w:rPr>
        <w:t>1 or 2</w:t>
      </w:r>
      <w:r w:rsidR="00DD729C">
        <w:rPr>
          <w:rFonts w:hint="eastAsia"/>
        </w:rPr>
        <w:t>个）</w:t>
      </w:r>
      <w:r>
        <w:rPr>
          <w:rFonts w:hint="eastAsia"/>
        </w:rPr>
        <w:t>供用户选择作为本次分析的</w:t>
      </w:r>
      <w:r>
        <w:rPr>
          <w:rFonts w:hint="eastAsia"/>
        </w:rPr>
        <w:t>inlet stream</w:t>
      </w:r>
      <w:r>
        <w:rPr>
          <w:rFonts w:hint="eastAsia"/>
        </w:rPr>
        <w:t>。</w:t>
      </w:r>
    </w:p>
    <w:p w:rsidR="00950375" w:rsidRDefault="00DC77B9" w:rsidP="00E427ED">
      <w:pPr>
        <w:pStyle w:val="a6"/>
        <w:numPr>
          <w:ilvl w:val="0"/>
          <w:numId w:val="18"/>
        </w:numPr>
        <w:spacing w:after="156"/>
        <w:ind w:firstLineChars="0"/>
      </w:pPr>
      <w:r>
        <w:rPr>
          <w:rFonts w:hint="eastAsia"/>
        </w:rPr>
        <w:lastRenderedPageBreak/>
        <w:t>下拉菜单选择</w:t>
      </w:r>
      <w:proofErr w:type="gramStart"/>
      <w:r>
        <w:t>”</w:t>
      </w:r>
      <w:proofErr w:type="gramEnd"/>
      <w:r>
        <w:rPr>
          <w:rFonts w:hint="eastAsia"/>
        </w:rPr>
        <w:t>Shell/Tube</w:t>
      </w:r>
      <w:r>
        <w:t>”</w:t>
      </w:r>
    </w:p>
    <w:p w:rsidR="00DC77B9" w:rsidRDefault="00DC77B9" w:rsidP="00E427ED">
      <w:pPr>
        <w:pStyle w:val="a6"/>
        <w:numPr>
          <w:ilvl w:val="0"/>
          <w:numId w:val="18"/>
        </w:numPr>
        <w:spacing w:after="156"/>
        <w:ind w:firstLineChars="0"/>
      </w:pPr>
      <w:r>
        <w:rPr>
          <w:rFonts w:hint="eastAsia"/>
        </w:rPr>
        <w:t>选择</w:t>
      </w:r>
      <w:r>
        <w:rPr>
          <w:rFonts w:hint="eastAsia"/>
        </w:rPr>
        <w:t>Shell</w:t>
      </w:r>
      <w:r>
        <w:rPr>
          <w:rFonts w:hint="eastAsia"/>
        </w:rPr>
        <w:t>则</w:t>
      </w:r>
    </w:p>
    <w:p w:rsidR="00DC77B9" w:rsidRDefault="00DC77B9" w:rsidP="00E427ED">
      <w:pPr>
        <w:pStyle w:val="a6"/>
        <w:numPr>
          <w:ilvl w:val="1"/>
          <w:numId w:val="18"/>
        </w:numPr>
        <w:spacing w:after="156"/>
        <w:ind w:firstLineChars="0"/>
      </w:pPr>
      <w:r>
        <w:rPr>
          <w:rFonts w:hint="eastAsia"/>
        </w:rPr>
        <w:t>显示如下参数</w:t>
      </w:r>
    </w:p>
    <w:p w:rsidR="00DC77B9" w:rsidRDefault="00DC77B9" w:rsidP="00E427ED">
      <w:pPr>
        <w:pStyle w:val="a6"/>
        <w:numPr>
          <w:ilvl w:val="2"/>
          <w:numId w:val="19"/>
        </w:numPr>
        <w:spacing w:after="156"/>
        <w:ind w:firstLineChars="0"/>
      </w:pPr>
      <w:r>
        <w:rPr>
          <w:rFonts w:hint="eastAsia"/>
        </w:rPr>
        <w:t>Shell Type: Fixed/U-Tube/Floating head/Kettle</w:t>
      </w:r>
    </w:p>
    <w:p w:rsidR="00DC77B9" w:rsidRDefault="00DC77B9" w:rsidP="00E427ED">
      <w:pPr>
        <w:pStyle w:val="a6"/>
        <w:numPr>
          <w:ilvl w:val="2"/>
          <w:numId w:val="19"/>
        </w:numPr>
        <w:spacing w:after="156"/>
        <w:ind w:firstLineChars="0"/>
      </w:pPr>
      <w:r>
        <w:rPr>
          <w:rFonts w:hint="eastAsia"/>
        </w:rPr>
        <w:t>Shell OD, m</w:t>
      </w:r>
    </w:p>
    <w:p w:rsidR="00DC77B9" w:rsidRDefault="00DC77B9" w:rsidP="00E427ED">
      <w:pPr>
        <w:pStyle w:val="a6"/>
        <w:numPr>
          <w:ilvl w:val="2"/>
          <w:numId w:val="19"/>
        </w:numPr>
        <w:spacing w:after="156"/>
        <w:ind w:firstLineChars="0"/>
      </w:pPr>
      <w:r>
        <w:rPr>
          <w:rFonts w:hint="eastAsia"/>
        </w:rPr>
        <w:t>Shell Length, m</w:t>
      </w:r>
    </w:p>
    <w:p w:rsidR="00DC77B9" w:rsidRDefault="00DC77B9" w:rsidP="00E427ED">
      <w:pPr>
        <w:pStyle w:val="a6"/>
        <w:numPr>
          <w:ilvl w:val="1"/>
          <w:numId w:val="18"/>
        </w:numPr>
        <w:spacing w:after="156"/>
        <w:ind w:firstLineChars="0"/>
      </w:pPr>
      <w:r>
        <w:rPr>
          <w:rFonts w:hint="eastAsia"/>
        </w:rPr>
        <w:t>根据该信息计算</w:t>
      </w:r>
      <w:r w:rsidR="00D034F4">
        <w:rPr>
          <w:rFonts w:hint="eastAsia"/>
        </w:rPr>
        <w:t>A[wetted]</w:t>
      </w:r>
    </w:p>
    <w:p w:rsidR="00A637C3" w:rsidRDefault="00A637C3" w:rsidP="00E427ED">
      <w:pPr>
        <w:pStyle w:val="a6"/>
        <w:numPr>
          <w:ilvl w:val="0"/>
          <w:numId w:val="18"/>
        </w:numPr>
        <w:spacing w:after="156"/>
        <w:ind w:firstLineChars="0"/>
      </w:pPr>
      <w:r>
        <w:rPr>
          <w:rFonts w:hint="eastAsia"/>
        </w:rPr>
        <w:t>选择</w:t>
      </w:r>
      <w:r>
        <w:rPr>
          <w:rFonts w:hint="eastAsia"/>
        </w:rPr>
        <w:t>Tube</w:t>
      </w:r>
      <w:r>
        <w:rPr>
          <w:rFonts w:hint="eastAsia"/>
        </w:rPr>
        <w:t>则</w:t>
      </w:r>
    </w:p>
    <w:p w:rsidR="00A637C3" w:rsidRDefault="00A637C3" w:rsidP="00E427ED">
      <w:pPr>
        <w:pStyle w:val="a6"/>
        <w:numPr>
          <w:ilvl w:val="1"/>
          <w:numId w:val="18"/>
        </w:numPr>
        <w:spacing w:after="156"/>
        <w:ind w:firstLineChars="0"/>
      </w:pPr>
      <w:r>
        <w:rPr>
          <w:rFonts w:hint="eastAsia"/>
        </w:rPr>
        <w:t>显示如下参数</w:t>
      </w:r>
    </w:p>
    <w:p w:rsidR="00A637C3" w:rsidRDefault="00A637C3" w:rsidP="00E427ED">
      <w:pPr>
        <w:pStyle w:val="a6"/>
        <w:numPr>
          <w:ilvl w:val="2"/>
          <w:numId w:val="18"/>
        </w:numPr>
        <w:spacing w:after="156"/>
        <w:ind w:firstLineChars="0"/>
      </w:pPr>
      <w:r>
        <w:rPr>
          <w:rFonts w:hint="eastAsia"/>
        </w:rPr>
        <w:t>Tube Type</w:t>
      </w:r>
      <w:r>
        <w:rPr>
          <w:rFonts w:hint="eastAsia"/>
        </w:rPr>
        <w:t>：</w:t>
      </w:r>
      <w:r>
        <w:rPr>
          <w:rFonts w:hint="eastAsia"/>
        </w:rPr>
        <w:t>Fixed/U-Tube</w:t>
      </w:r>
    </w:p>
    <w:p w:rsidR="00A637C3" w:rsidRDefault="00A637C3" w:rsidP="00E427ED">
      <w:pPr>
        <w:pStyle w:val="a6"/>
        <w:numPr>
          <w:ilvl w:val="2"/>
          <w:numId w:val="18"/>
        </w:numPr>
        <w:spacing w:after="156"/>
        <w:ind w:firstLineChars="0"/>
      </w:pPr>
      <w:r>
        <w:rPr>
          <w:rFonts w:hint="eastAsia"/>
        </w:rPr>
        <w:t>Tube Bundle OD, m</w:t>
      </w:r>
    </w:p>
    <w:p w:rsidR="00A637C3" w:rsidRDefault="00A637C3" w:rsidP="00E427ED">
      <w:pPr>
        <w:pStyle w:val="a6"/>
        <w:numPr>
          <w:ilvl w:val="2"/>
          <w:numId w:val="18"/>
        </w:numPr>
        <w:spacing w:after="156"/>
        <w:ind w:firstLineChars="0"/>
      </w:pPr>
      <w:r>
        <w:rPr>
          <w:rFonts w:hint="eastAsia"/>
        </w:rPr>
        <w:t>L1</w:t>
      </w:r>
      <w:r>
        <w:rPr>
          <w:rFonts w:hint="eastAsia"/>
        </w:rPr>
        <w:t>、</w:t>
      </w:r>
      <w:r>
        <w:rPr>
          <w:rFonts w:hint="eastAsia"/>
        </w:rPr>
        <w:t>L2</w:t>
      </w:r>
      <w:r w:rsidR="001777B8">
        <w:rPr>
          <w:rFonts w:hint="eastAsia"/>
        </w:rPr>
        <w:t>（封头直边长度）</w:t>
      </w:r>
      <w:r>
        <w:rPr>
          <w:rFonts w:hint="eastAsia"/>
        </w:rPr>
        <w:t>, m</w:t>
      </w:r>
    </w:p>
    <w:p w:rsidR="00A637C3" w:rsidRDefault="00A637C3" w:rsidP="00E427ED">
      <w:pPr>
        <w:pStyle w:val="a6"/>
        <w:numPr>
          <w:ilvl w:val="1"/>
          <w:numId w:val="18"/>
        </w:numPr>
        <w:spacing w:after="156"/>
        <w:ind w:firstLineChars="0"/>
      </w:pPr>
      <w:r>
        <w:rPr>
          <w:rFonts w:hint="eastAsia"/>
        </w:rPr>
        <w:t>计算</w:t>
      </w:r>
      <w:r w:rsidR="00D034F4">
        <w:rPr>
          <w:rFonts w:hint="eastAsia"/>
        </w:rPr>
        <w:t>A[wetted]</w:t>
      </w:r>
      <w:r w:rsidR="00B559B7">
        <w:rPr>
          <w:rFonts w:hint="eastAsia"/>
        </w:rPr>
        <w:t>, L[vap_fire]</w:t>
      </w:r>
    </w:p>
    <w:p w:rsidR="00A637C3" w:rsidRDefault="00B559B7" w:rsidP="00E427ED">
      <w:pPr>
        <w:pStyle w:val="a6"/>
        <w:numPr>
          <w:ilvl w:val="1"/>
          <w:numId w:val="18"/>
        </w:numPr>
        <w:spacing w:after="156"/>
        <w:ind w:firstLineChars="0"/>
      </w:pPr>
      <w:r>
        <w:rPr>
          <w:rFonts w:hint="eastAsia"/>
        </w:rPr>
        <w:t>计算泄放量</w:t>
      </w:r>
      <w:r>
        <w:rPr>
          <w:rFonts w:hint="eastAsia"/>
        </w:rPr>
        <w:t>W[relief_fire]</w:t>
      </w:r>
    </w:p>
    <w:p w:rsidR="00961DF6" w:rsidRDefault="009915CF" w:rsidP="00E427ED">
      <w:pPr>
        <w:spacing w:after="156"/>
      </w:pPr>
      <w:r>
        <w:rPr>
          <w:noProof/>
        </w:rPr>
        <w:drawing>
          <wp:inline distT="0" distB="0" distL="0" distR="0">
            <wp:extent cx="5274310" cy="1713042"/>
            <wp:effectExtent l="19050" t="0" r="2540" b="0"/>
            <wp:docPr id="7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3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375" w:rsidRDefault="00950375" w:rsidP="00DC7A7A">
      <w:pPr>
        <w:pStyle w:val="20"/>
        <w:spacing w:before="156" w:after="156"/>
      </w:pPr>
      <w:bookmarkStart w:id="109" w:name="_Toc382316074"/>
      <w:proofErr w:type="gramStart"/>
      <w:r>
        <w:rPr>
          <w:rFonts w:hint="eastAsia"/>
        </w:rPr>
        <w:t>空冷器</w:t>
      </w:r>
      <w:proofErr w:type="gramEnd"/>
      <w:r>
        <w:rPr>
          <w:rFonts w:hint="eastAsia"/>
        </w:rPr>
        <w:t>Air cooled HX</w:t>
      </w:r>
      <w:bookmarkEnd w:id="109"/>
    </w:p>
    <w:p w:rsidR="007A0B29" w:rsidRDefault="007A0B29" w:rsidP="00DC7A7A">
      <w:pPr>
        <w:pStyle w:val="3"/>
        <w:spacing w:before="156" w:after="156"/>
      </w:pPr>
      <w:bookmarkStart w:id="110" w:name="_Toc382316075"/>
      <w:proofErr w:type="gramStart"/>
      <w:r>
        <w:rPr>
          <w:rFonts w:hint="eastAsia"/>
        </w:rPr>
        <w:t>空冷器</w:t>
      </w:r>
      <w:proofErr w:type="gramEnd"/>
      <w:r w:rsidR="00D034F4">
        <w:rPr>
          <w:rFonts w:hint="eastAsia"/>
        </w:rPr>
        <w:t>A[wetted]</w:t>
      </w:r>
      <w:r>
        <w:rPr>
          <w:rFonts w:hint="eastAsia"/>
        </w:rPr>
        <w:t>计算</w:t>
      </w:r>
      <w:bookmarkEnd w:id="110"/>
    </w:p>
    <w:p w:rsidR="007A0B29" w:rsidRDefault="00573FB1" w:rsidP="00E427ED">
      <w:pPr>
        <w:pStyle w:val="a6"/>
        <w:numPr>
          <w:ilvl w:val="0"/>
          <w:numId w:val="20"/>
        </w:numPr>
        <w:spacing w:after="156"/>
        <w:ind w:firstLineChars="0"/>
      </w:pPr>
      <w:r>
        <w:rPr>
          <w:rFonts w:hint="eastAsia"/>
        </w:rPr>
        <w:t>系统自动判断</w:t>
      </w:r>
    </w:p>
    <w:p w:rsidR="00573FB1" w:rsidRDefault="00573FB1" w:rsidP="00E427ED">
      <w:pPr>
        <w:pStyle w:val="a6"/>
        <w:numPr>
          <w:ilvl w:val="1"/>
          <w:numId w:val="20"/>
        </w:numPr>
        <w:spacing w:after="156"/>
        <w:ind w:firstLineChars="0"/>
      </w:pPr>
      <w:r>
        <w:rPr>
          <w:rFonts w:hint="eastAsia"/>
        </w:rPr>
        <w:t>如果</w:t>
      </w:r>
      <w:proofErr w:type="gramStart"/>
      <w:r>
        <w:rPr>
          <w:rFonts w:hint="eastAsia"/>
        </w:rPr>
        <w:t>空冷器出口</w:t>
      </w:r>
      <w:proofErr w:type="gramEnd"/>
      <w:r>
        <w:rPr>
          <w:rFonts w:hint="eastAsia"/>
        </w:rPr>
        <w:t>物料</w:t>
      </w:r>
      <w:r>
        <w:rPr>
          <w:rFonts w:hint="eastAsia"/>
        </w:rPr>
        <w:t xml:space="preserve"> VapFrac=1</w:t>
      </w:r>
      <w:r>
        <w:rPr>
          <w:rFonts w:hint="eastAsia"/>
        </w:rPr>
        <w:t>，则忽略该工况。</w:t>
      </w:r>
    </w:p>
    <w:p w:rsidR="00D27A6A" w:rsidRDefault="00D034F4" w:rsidP="00E427ED">
      <w:pPr>
        <w:pStyle w:val="a6"/>
        <w:numPr>
          <w:ilvl w:val="0"/>
          <w:numId w:val="20"/>
        </w:numPr>
        <w:spacing w:after="156"/>
        <w:ind w:firstLineChars="0"/>
      </w:pPr>
      <w:r>
        <w:rPr>
          <w:rFonts w:hint="eastAsia"/>
        </w:rPr>
        <w:t>A[wetted]</w:t>
      </w:r>
      <w:r w:rsidR="00573FB1">
        <w:rPr>
          <w:rFonts w:hint="eastAsia"/>
        </w:rPr>
        <w:t>等于</w:t>
      </w:r>
      <w:r w:rsidR="00573FB1">
        <w:rPr>
          <w:rFonts w:hint="eastAsia"/>
        </w:rPr>
        <w:t>wetted bare area of tube bundle</w:t>
      </w:r>
      <w:r w:rsidR="00573FB1">
        <w:rPr>
          <w:rFonts w:hint="eastAsia"/>
        </w:rPr>
        <w:t>，该数据由用户提供。</w:t>
      </w:r>
    </w:p>
    <w:p w:rsidR="00016626" w:rsidRDefault="00016626" w:rsidP="00E427ED">
      <w:pPr>
        <w:pStyle w:val="a6"/>
        <w:numPr>
          <w:ilvl w:val="0"/>
          <w:numId w:val="20"/>
        </w:numPr>
        <w:spacing w:after="156"/>
        <w:ind w:firstLineChars="0"/>
      </w:pPr>
      <w:r>
        <w:rPr>
          <w:rFonts w:hint="eastAsia"/>
        </w:rPr>
        <w:t>注：</w:t>
      </w:r>
      <w:r>
        <w:rPr>
          <w:rFonts w:hint="eastAsia"/>
        </w:rPr>
        <w:t>&lt;Bechtel&gt;</w:t>
      </w:r>
      <w:r>
        <w:rPr>
          <w:rFonts w:hint="eastAsia"/>
        </w:rPr>
        <w:t>：</w:t>
      </w:r>
      <w:r w:rsidRPr="00016626">
        <w:rPr>
          <w:rFonts w:hint="eastAsia"/>
          <w:u w:val="single"/>
        </w:rPr>
        <w:t>不应考虑</w:t>
      </w:r>
      <w:proofErr w:type="gramStart"/>
      <w:r w:rsidRPr="00016626">
        <w:rPr>
          <w:rFonts w:hint="eastAsia"/>
          <w:u w:val="single"/>
        </w:rPr>
        <w:t>空冷器的</w:t>
      </w:r>
      <w:proofErr w:type="gramEnd"/>
      <w:r w:rsidRPr="00016626">
        <w:rPr>
          <w:rFonts w:hint="eastAsia"/>
          <w:u w:val="single"/>
        </w:rPr>
        <w:t>火灾泄放！</w:t>
      </w:r>
    </w:p>
    <w:p w:rsidR="00A132E1" w:rsidRDefault="00A132E1" w:rsidP="00DC7A7A">
      <w:pPr>
        <w:pStyle w:val="3"/>
        <w:spacing w:before="156" w:after="156"/>
      </w:pPr>
      <w:bookmarkStart w:id="111" w:name="_Toc382316076"/>
      <w:r>
        <w:rPr>
          <w:rFonts w:hint="eastAsia"/>
        </w:rPr>
        <w:t>蒸发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L[vap_fire]</w:t>
      </w:r>
      <w:r>
        <w:rPr>
          <w:rFonts w:hint="eastAsia"/>
        </w:rPr>
        <w:t>计算</w:t>
      </w:r>
      <w:bookmarkEnd w:id="111"/>
    </w:p>
    <w:p w:rsidR="00A132E1" w:rsidRDefault="008C6278" w:rsidP="00E427ED">
      <w:pPr>
        <w:spacing w:after="156"/>
      </w:pPr>
      <w:r>
        <w:rPr>
          <w:rFonts w:hint="eastAsia"/>
        </w:rPr>
        <w:t>与管壳换热器的计算方法相同，执行框图如下：</w:t>
      </w:r>
    </w:p>
    <w:p w:rsidR="008C6278" w:rsidRPr="008C6278" w:rsidRDefault="008C6278" w:rsidP="00E427ED">
      <w:pPr>
        <w:spacing w:after="156"/>
      </w:pPr>
      <w:r w:rsidRPr="008C6278"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856525" cy="5114092"/>
                <wp:effectExtent l="0" t="0" r="0" b="10795"/>
                <wp:docPr id="238" name="组合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56525" cy="5114092"/>
                          <a:chOff x="287464" y="620688"/>
                          <a:chExt cx="8856525" cy="5114092"/>
                        </a:xfrm>
                      </wpg:grpSpPr>
                      <wps:wsp>
                        <wps:cNvPr id="239" name="矩形 239"/>
                        <wps:cNvSpPr/>
                        <wps:spPr>
                          <a:xfrm>
                            <a:off x="395536" y="764704"/>
                            <a:ext cx="4608000" cy="648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VF[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inlet_stream] = VF[outlet_stream] =1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40" name="直接箭头连接符 240"/>
                        <wps:cNvCnPr>
                          <a:stCxn id="239" idx="2"/>
                        </wps:cNvCnPr>
                        <wps:spPr>
                          <a:xfrm>
                            <a:off x="2699536" y="1412776"/>
                            <a:ext cx="0" cy="43204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直接箭头连接符 241"/>
                        <wps:cNvCnPr>
                          <a:stCxn id="239" idx="3"/>
                        </wps:cNvCnPr>
                        <wps:spPr>
                          <a:xfrm flipV="1">
                            <a:off x="5003536" y="1052736"/>
                            <a:ext cx="6480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" name="TextBox 9"/>
                        <wps:cNvSpPr txBox="1"/>
                        <wps:spPr>
                          <a:xfrm>
                            <a:off x="5148064" y="620688"/>
                            <a:ext cx="28829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43" name="矩形 243"/>
                        <wps:cNvSpPr/>
                        <wps:spPr>
                          <a:xfrm>
                            <a:off x="394968" y="1844824"/>
                            <a:ext cx="4608000" cy="648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VF[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max_T_Stream]&lt;1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44" name="直接箭头连接符 244"/>
                        <wps:cNvCnPr/>
                        <wps:spPr>
                          <a:xfrm flipV="1">
                            <a:off x="5003480" y="2204864"/>
                            <a:ext cx="31680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" name="TextBox 13"/>
                        <wps:cNvSpPr txBox="1"/>
                        <wps:spPr>
                          <a:xfrm>
                            <a:off x="5219398" y="1772703"/>
                            <a:ext cx="28765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46" name="直接箭头连接符 246"/>
                        <wps:cNvCnPr/>
                        <wps:spPr>
                          <a:xfrm>
                            <a:off x="2699224" y="2492896"/>
                            <a:ext cx="0" cy="43204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" name="TextBox 19"/>
                        <wps:cNvSpPr txBox="1"/>
                        <wps:spPr>
                          <a:xfrm>
                            <a:off x="2843753" y="1412698"/>
                            <a:ext cx="28765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48" name="TextBox 21"/>
                        <wps:cNvSpPr txBox="1"/>
                        <wps:spPr>
                          <a:xfrm>
                            <a:off x="2915191" y="2492712"/>
                            <a:ext cx="28829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49" name="TextBox 24"/>
                        <wps:cNvSpPr txBox="1"/>
                        <wps:spPr>
                          <a:xfrm>
                            <a:off x="5868024" y="836691"/>
                            <a:ext cx="3275965" cy="883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不执行计算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, 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给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Warning Message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0" name="TextBox 27"/>
                        <wps:cNvSpPr txBox="1"/>
                        <wps:spPr>
                          <a:xfrm>
                            <a:off x="287464" y="4652740"/>
                            <a:ext cx="8748395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将该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物料进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Flash_1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（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DeltaP=0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，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Dew Point, Pseudostream rate =1 kgmol/hr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），出口的液相产品进下一个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Flash_2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（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P=P[relief_fire], Vapor_mol_Rate/feed_mol_rate =0.05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），按如下方法计算蒸发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焓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：</w:t>
                              </w:r>
                            </w:p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1"/>
                                  <w:numId w:val="75"/>
                                </w:numPr>
                                <w:ind w:firstLineChars="0"/>
                                <w:jc w:val="left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L[vap_fire]=h[vapor_flash_fire] – h[liquid_flash_fire], kcal/kg</w:t>
                              </w:r>
                            </w:p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1"/>
                                  <w:numId w:val="75"/>
                                </w:numPr>
                                <w:ind w:firstLineChars="0"/>
                                <w:jc w:val="left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h[vapor_flash_fire]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：上述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Flash_2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气相比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焓</w:t>
                              </w:r>
                              <w:proofErr w:type="gram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, kcal/kg</w:t>
                              </w:r>
                            </w:p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1"/>
                                  <w:numId w:val="75"/>
                                </w:numPr>
                                <w:ind w:firstLineChars="0"/>
                                <w:jc w:val="left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h[liquid_flash_fire]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：上述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Flash_2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液相比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焓</w:t>
                              </w:r>
                              <w:proofErr w:type="gram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,kcal/kg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1" name="TextBox 28"/>
                        <wps:cNvSpPr txBox="1"/>
                        <wps:spPr>
                          <a:xfrm>
                            <a:off x="322959" y="2924747"/>
                            <a:ext cx="6912610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将该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物料进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Flash_1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（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DeltaP=0, Duty=0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），出口的液相产品进下一个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Flash_2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（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P=P[relief_fire], Vapor_mol_Rate/feed_mol_rate =0.05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），按如下方法计算蒸发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焓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</w:rPr>
                                <w:t>：</w:t>
                              </w:r>
                            </w:p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1"/>
                                  <w:numId w:val="76"/>
                                </w:numPr>
                                <w:ind w:firstLineChars="0"/>
                                <w:jc w:val="left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L[vap_fire]=h[vapor_flash_fire] – h[liquid_flash_fire], kcal/kg</w:t>
                              </w:r>
                            </w:p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2"/>
                                  <w:numId w:val="76"/>
                                </w:numPr>
                                <w:ind w:firstLineChars="0"/>
                                <w:jc w:val="left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h[vapor_flash_fire]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：上述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Flash_2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气相比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焓</w:t>
                              </w:r>
                              <w:proofErr w:type="gram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, kcal/kg</w:t>
                              </w:r>
                            </w:p>
                            <w:p w:rsidR="00A62E56" w:rsidRDefault="00A62E56" w:rsidP="00C93118">
                              <w:pPr>
                                <w:pStyle w:val="a6"/>
                                <w:widowControl/>
                                <w:numPr>
                                  <w:ilvl w:val="2"/>
                                  <w:numId w:val="76"/>
                                </w:numPr>
                                <w:ind w:firstLineChars="0"/>
                                <w:jc w:val="left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h[liquid_flash_fire]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：上述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Flash_2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液相比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color w:val="000000" w:themeColor="text1"/>
                                  <w:kern w:val="24"/>
                                </w:rPr>
                                <w:t>焓</w:t>
                              </w:r>
                              <w:proofErr w:type="gram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,kcal/kg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2" name="直接箭头连接符 252"/>
                        <wps:cNvCnPr/>
                        <wps:spPr>
                          <a:xfrm>
                            <a:off x="8171832" y="2190576"/>
                            <a:ext cx="0" cy="24840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矩形 253"/>
                        <wps:cNvSpPr/>
                        <wps:spPr>
                          <a:xfrm>
                            <a:off x="5651442" y="1806855"/>
                            <a:ext cx="2179955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62E56" w:rsidRDefault="00A62E56" w:rsidP="00427FB1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VF[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max_T_Stream]=1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38" o:spid="_x0000_s1158" style="width:697.35pt;height:402.7pt;mso-position-horizontal-relative:char;mso-position-vertical-relative:line" coordorigin="2874,6206" coordsize="88565,51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">
                <v:rect id="矩形 239" o:spid="_x0000_s1159" style="position:absolute;left:3955;top:7647;width:46080;height:64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/PxsYA&#10;AADcAAAADwAAAGRycy9kb3ducmV2LnhtbESPQWsCMRSE74X+h/AKvUjNuoLYrVGkoC5CBbU99PbY&#10;PDdLNy9hk+r6701B6HGYmW+Y2aK3rThTFxrHCkbDDARx5XTDtYLP4+plCiJEZI2tY1JwpQCL+ePD&#10;DAvtLryn8yHWIkE4FKjAxOgLKUNlyGIYOk+cvJPrLMYku1rqDi8JbluZZ9lEWmw4LRj09G6o+jn8&#10;WgWrjRks5fbjy5dhd7J56debwbdSz0/98g1EpD7+h+/tUivIx6/wdyYdATm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/PxsYAAADcAAAADwAAAAAAAAAAAAAAAACYAgAAZHJz&#10;L2Rvd25yZXYueG1sUEsFBgAAAAAEAAQA9QAAAIsDAAAAAA==&#10;" filled="f" strokecolor="black [3213]" strokeweight="2pt">
                  <v:textbox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VF[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inlet_stream] = VF[outlet_stream] =1</w:t>
                        </w:r>
                      </w:p>
                    </w:txbxContent>
                  </v:textbox>
                </v:rect>
                <v:shape id="直接箭头连接符 240" o:spid="_x0000_s1160" type="#_x0000_t32" style="position:absolute;left:26995;top:14127;width:0;height:43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E4B8QAAADcAAAADwAAAGRycy9kb3ducmV2LnhtbERPy2rCQBTdC/2H4Rbc6aRBbJs6ShBF&#10;SymlWhB3l8xtHs3cCZkxiX/fWQguD+e9WA2mFh21rrSs4GkagSDOrC45V/Bz3E5eQDiPrLG2TAqu&#10;5GC1fBgtMNG252/qDj4XIYRdggoK75tESpcVZNBNbUMcuF/bGvQBtrnULfYh3NQyjqK5NFhyaCiw&#10;oXVB2d/hYhR8Hv1Hv22uz9Wpet987TB9PXepUuPHIX0D4Wnwd/HNvdcK4lmYH86EIyC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YTgHxAAAANwAAAAPAAAAAAAAAAAA&#10;AAAAAKECAABkcnMvZG93bnJldi54bWxQSwUGAAAAAAQABAD5AAAAkgMAAAAA&#10;" strokecolor="black [3213]" strokeweight="2.25pt">
                  <v:stroke endarrow="open"/>
                </v:shape>
                <v:shape id="直接箭头连接符 241" o:spid="_x0000_s1161" type="#_x0000_t32" style="position:absolute;left:50035;top:10527;width:648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4GbcUAAADcAAAADwAAAGRycy9kb3ducmV2LnhtbESPQWsCMRSE70L/Q3hCL6JZbRVdjdIK&#10;Fb0U6qrnx+a5u3TzsiSprv/eCAWPw8x8wyxWranFhZyvLCsYDhIQxLnVFRcKDtlXfwrCB2SNtWVS&#10;cCMPq+VLZ4Gptlf+ocs+FCJC2KeooAyhSaX0eUkG/cA2xNE7W2cwROkKqR1eI9zUcpQkE2mw4rhQ&#10;YkPrkvLf/Z9RsJtNsw1y9XlaH79nb71s7GgzVuq1237MQQRqwzP8395qBaP3ITzOxCM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H4GbcUAAADcAAAADwAAAAAAAAAA&#10;AAAAAAChAgAAZHJzL2Rvd25yZXYueG1sUEsFBgAAAAAEAAQA+QAAAJMDAAAAAA==&#10;" strokecolor="black [3213]" strokeweight="2.25pt">
                  <v:stroke endarrow="open"/>
                </v:shape>
                <v:shape id="TextBox 9" o:spid="_x0000_s1162" type="#_x0000_t202" style="position:absolute;left:51480;top:6206;width:2883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VRqcIA&#10;AADcAAAADwAAAGRycy9kb3ducmV2LnhtbESPQWvCQBSE74X+h+UJ3urGYEtJXUWqgodequn9kX3N&#10;BrNvQ/Zp4r/vFgSPw8x8wyzXo2/VlfrYBDYwn2WgiKtgG64NlKf9yzuoKMgW28Bk4EYR1qvnpyUW&#10;Ngz8Tdej1CpBOBZowIl0hdaxcuQxzkJHnLzf0HuUJPta2x6HBPetzrPsTXtsOC047OjTUXU+XrwB&#10;EbuZ38qdj4ef8Ws7uKx6xdKY6WTcfIASGuURvrcP1kC+yOH/TDoC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BVGpwgAAANwAAAAPAAAAAAAAAAAAAAAAAJgCAABkcnMvZG93&#10;bnJldi54bWxQSwUGAAAAAAQABAD1AAAAhwMAAAAA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Y</w:t>
                        </w:r>
                      </w:p>
                    </w:txbxContent>
                  </v:textbox>
                </v:shape>
                <v:rect id="矩形 243" o:spid="_x0000_s1163" style="position:absolute;left:3949;top:18448;width:46080;height:64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GLUcYA&#10;AADcAAAADwAAAGRycy9kb3ducmV2LnhtbESPQWsCMRSE74X+h/AKvUjNuoqUrVGkoC5CBbU99PbY&#10;PDdLNy9hk+r6701B6HGYmW+Y2aK3rThTFxrHCkbDDARx5XTDtYLP4+rlFUSIyBpbx6TgSgEW88eH&#10;GRbaXXhP50OsRYJwKFCBidEXUobKkMUwdJ44eSfXWYxJdrXUHV4S3LYyz7KptNhwWjDo6d1Q9XP4&#10;tQpWGzNYyu3Hly/D7mTz0q83g2+lnp/65RuISH38D9/bpVaQT8bwdyYdATm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GLUcYAAADcAAAADwAAAAAAAAAAAAAAAACYAgAAZHJz&#10;L2Rvd25yZXYueG1sUEsFBgAAAAAEAAQA9QAAAIsDAAAAAA==&#10;" filled="f" strokecolor="black [3213]" strokeweight="2pt">
                  <v:textbox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VF[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max_T_Stream]&lt;1</w:t>
                        </w:r>
                      </w:p>
                    </w:txbxContent>
                  </v:textbox>
                </v:rect>
                <v:shape id="直接箭头连接符 244" o:spid="_x0000_s1164" type="#_x0000_t32" style="position:absolute;left:50034;top:22048;width:3168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UfxMYAAADcAAAADwAAAGRycy9kb3ducmV2LnhtbESPQWsCMRSE7wX/Q3hCbzXbRYqsRlm6&#10;FnpoKbUe9PbcPDeLm5c1ibr9902h0OMwM98wi9VgO3ElH1rHCh4nGQji2umWGwXbr5eHGYgQkTV2&#10;jknBNwVYLUd3Cyy0u/EnXTexEQnCoUAFJsa+kDLUhiyGieuJk3d03mJM0jdSe7wluO1knmVP0mLL&#10;acFgT8+G6tPmYhX05fljO1u/VdXFlM3uvTrsc+mVuh8P5RxEpCH+h//ar1pBPp3C75l0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FH8TGAAAA3AAAAA8AAAAAAAAA&#10;AAAAAAAAoQIAAGRycy9kb3ducmV2LnhtbFBLBQYAAAAABAAEAPkAAACUAwAAAAA=&#10;" strokecolor="black [3213]" strokeweight="2.25pt"/>
                <v:shape id="TextBox 13" o:spid="_x0000_s1165" type="#_x0000_t202" style="position:absolute;left:52193;top:17727;width:2877;height:4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zJ3cMA&#10;AADcAAAADwAAAGRycy9kb3ducmV2LnhtbESPT2vCQBTE7wW/w/IEb3WjaCnRVcQ/4KGX2nh/ZF+z&#10;odm3Ifs08du7hUKPw8z8hllvB9+oO3WxDmxgNs1AEZfB1lwZKL5Or++goiBbbAKTgQdF2G5GL2vM&#10;bej5k+4XqVSCcMzRgBNpc61j6chjnIaWOHnfofMoSXaVth32Ce4bPc+yN+2x5rTgsKW9o/LncvMG&#10;ROxu9iiOPp6vw8ehd1m5xMKYyXjYrUAJDfIf/mufrYH5Yg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+zJ3cMAAADcAAAADwAAAAAAAAAAAAAAAACYAgAAZHJzL2Rv&#10;d25yZXYueG1sUEsFBgAAAAAEAAQA9QAAAIg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N</w:t>
                        </w:r>
                      </w:p>
                    </w:txbxContent>
                  </v:textbox>
                </v:shape>
                <v:shape id="直接箭头连接符 246" o:spid="_x0000_s1166" type="#_x0000_t32" style="position:absolute;left:26992;top:24928;width:0;height:43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QF6McAAADcAAAADwAAAGRycy9kb3ducmV2LnhtbESPQWvCQBSE7wX/w/KE3pqNUtRGVwml&#10;UqWIqIXS2yP7TKLZtyG7TeK/7wqFHoeZ+YZZrHpTiZYaV1pWMIpiEMSZ1SXnCj5P66cZCOeRNVaW&#10;ScGNHKyWg4cFJtp2fKD26HMRIOwSVFB4XydSuqwggy6yNXHwzrYx6INscqkb7ALcVHIcxxNpsOSw&#10;UGBNrwVl1+OPUbA7+Y9uXd+ml6/L9m3/junLd5sq9Tjs0zkIT73/D/+1N1rB+HkC9zPhCM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xAXoxwAAANwAAAAPAAAAAAAA&#10;AAAAAAAAAKECAABkcnMvZG93bnJldi54bWxQSwUGAAAAAAQABAD5AAAAlQMAAAAA&#10;" strokecolor="black [3213]" strokeweight="2.25pt">
                  <v:stroke endarrow="open"/>
                </v:shape>
                <v:shape id="TextBox 19" o:spid="_x0000_s1167" type="#_x0000_t202" style="position:absolute;left:28437;top:14126;width:2877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LyMcMA&#10;AADcAAAADwAAAGRycy9kb3ducmV2LnhtbESPQWvCQBSE7wX/w/IEb3Wj2Faiq4hV8NBLbbw/ss9s&#10;MPs2ZF9N/PfdQqHHYWa+YdbbwTfqTl2sAxuYTTNQxGWwNVcGiq/j8xJUFGSLTWAy8KAI283oaY25&#10;DT1/0v0slUoQjjkacCJtrnUsHXmM09ASJ+8aOo+SZFdp22Gf4L7R8yx71R5rTgsOW9o7Km/nb29A&#10;xO5mj+Lg4+kyfLz3LitfsDBmMh52K1BCg/yH/9ona2C+eIP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LyMcMAAADcAAAADwAAAAAAAAAAAAAAAACYAgAAZHJzL2Rv&#10;d25yZXYueG1sUEsFBgAAAAAEAAQA9QAAAIg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N</w:t>
                        </w:r>
                      </w:p>
                    </w:txbxContent>
                  </v:textbox>
                </v:shape>
                <v:shape id="TextBox 21" o:spid="_x0000_s1168" type="#_x0000_t202" style="position:absolute;left:29151;top:24927;width:2883;height:4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1mQ78A&#10;AADcAAAADwAAAGRycy9kb3ducmV2LnhtbERPTWvCQBC9F/wPywje6kaxpURXEa3goRdtvA/ZMRvM&#10;zobs1MR/7x4KHh/ve7UZfKPu1MU6sIHZNANFXAZbc2Wg+D28f4GKgmyxCUwGHhRhsx69rTC3oecT&#10;3c9SqRTCMUcDTqTNtY6lI49xGlrixF1D51ES7CptO+xTuG/0PMs+tceaU4PDlnaOytv5zxsQsdvZ&#10;o/j28XgZfva9y8oPLIyZjIftEpTQIC/xv/toDcwXaW06k46AX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7WZDvwAAANwAAAAPAAAAAAAAAAAAAAAAAJgCAABkcnMvZG93bnJl&#10;di54bWxQSwUGAAAAAAQABAD1AAAAhAMAAAAA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Y</w:t>
                        </w:r>
                      </w:p>
                    </w:txbxContent>
                  </v:textbox>
                </v:shape>
                <v:shape id="TextBox 24" o:spid="_x0000_s1169" type="#_x0000_t202" style="position:absolute;left:58680;top:8366;width:32759;height:8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HD2MMA&#10;AADcAAAADwAAAGRycy9kb3ducmV2LnhtbESPQWvCQBSE7wX/w/IEb3Wj2FKjq4hV8NBLbbw/ss9s&#10;MPs2ZF9N/PfdQqHHYWa+YdbbwTfqTl2sAxuYTTNQxGWwNVcGiq/j8xuoKMgWm8Bk4EERtpvR0xpz&#10;G3r+pPtZKpUgHHM04ETaXOtYOvIYp6ElTt41dB4lya7StsM+wX2j51n2qj3WnBYctrR3VN7O396A&#10;iN3NHsXBx9Nl+HjvXVa+YGHMZDzsVqCEBvkP/7VP1sB8sYT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HD2MMAAADcAAAADwAAAAAAAAAAAAAAAACYAgAAZHJzL2Rv&#10;d25yZXYueG1sUEsFBgAAAAAEAAQA9QAAAIgDAAAAAA=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不执行计算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, 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给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Warning Message</w:t>
                        </w:r>
                      </w:p>
                    </w:txbxContent>
                  </v:textbox>
                </v:shape>
                <v:shape id="TextBox 27" o:spid="_x0000_s1170" type="#_x0000_t202" style="position:absolute;left:2874;top:46527;width:87484;height:10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LyrMIA&#10;AADcAAAADwAAAGRycy9kb3ducmV2LnhtbERPz2vCMBS+D/wfwhO8rekKjtEZRYaOHXQw7fD6aJ5N&#10;afNSmrTW/94cBjt+fL9Xm8m2YqTe144VvCQpCOLS6ZorBcV5//wGwgdkja1jUnAnD5v17GmFuXY3&#10;/qHxFCoRQ9jnqMCE0OVS+tKQRZ+4jjhyV9dbDBH2ldQ93mK4bWWWpq/SYs2xwWBHH4bK5jRYBZ/N&#10;92E8pMNOFtV1KJcXzb/mqNRiPm3fQQSawr/4z/2lFWTLOD+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0vKswgAAANwAAAAPAAAAAAAAAAAAAAAAAJgCAABkcnMvZG93&#10;bnJldi54bWxQSwUGAAAAAAQABAD1AAAAhwMAAAAA&#10;" filled="f" strokecolor="black [3213]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将该</w:t>
                        </w:r>
                        <w:proofErr w:type="gramStart"/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物料进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Flash_1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（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DeltaP=0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，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Dew Point, Pseudostream rate =1 kgmol/hr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），出口的液相产品进下一个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Flash_2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（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P=P[relief_fire], Vapor_mol_Rate/feed_mol_rate =0.05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），按如下方法计算蒸发</w:t>
                        </w:r>
                        <w:proofErr w:type="gramStart"/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焓</w:t>
                        </w:r>
                        <w:proofErr w:type="gramEnd"/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：</w:t>
                        </w:r>
                      </w:p>
                      <w:p w:rsidR="00F24199" w:rsidRDefault="00F24199" w:rsidP="00C93118">
                        <w:pPr>
                          <w:pStyle w:val="a6"/>
                          <w:widowControl/>
                          <w:numPr>
                            <w:ilvl w:val="1"/>
                            <w:numId w:val="75"/>
                          </w:numPr>
                          <w:ind w:firstLineChars="0"/>
                          <w:jc w:val="left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L[vap_fire]=h[vapor_flash_fire] – h[liquid_flash_fire], kcal/kg</w:t>
                        </w:r>
                      </w:p>
                      <w:p w:rsidR="00F24199" w:rsidRDefault="00F24199" w:rsidP="00C93118">
                        <w:pPr>
                          <w:pStyle w:val="a6"/>
                          <w:widowControl/>
                          <w:numPr>
                            <w:ilvl w:val="1"/>
                            <w:numId w:val="75"/>
                          </w:numPr>
                          <w:ind w:firstLineChars="0"/>
                          <w:jc w:val="left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h[vapor_flash_fire]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：上述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Flash_2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气相比</w:t>
                        </w:r>
                        <w:proofErr w:type="gramStart"/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焓</w:t>
                        </w:r>
                        <w:proofErr w:type="gramEnd"/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, kcal/kg</w:t>
                        </w:r>
                      </w:p>
                      <w:p w:rsidR="00F24199" w:rsidRDefault="00F24199" w:rsidP="00C93118">
                        <w:pPr>
                          <w:pStyle w:val="a6"/>
                          <w:widowControl/>
                          <w:numPr>
                            <w:ilvl w:val="1"/>
                            <w:numId w:val="75"/>
                          </w:numPr>
                          <w:ind w:firstLineChars="0"/>
                          <w:jc w:val="left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h[liquid_flash_fire]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：上述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Flash_2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液相比</w:t>
                        </w:r>
                        <w:proofErr w:type="gramStart"/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焓</w:t>
                        </w:r>
                        <w:proofErr w:type="gramEnd"/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,kcal/kg</w:t>
                        </w:r>
                      </w:p>
                    </w:txbxContent>
                  </v:textbox>
                </v:shape>
                <v:shape id="TextBox 28" o:spid="_x0000_s1171" type="#_x0000_t202" style="position:absolute;left:3229;top:29247;width:69126;height:10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5XN8UA&#10;AADcAAAADwAAAGRycy9kb3ducmV2LnhtbESPzWrDMBCE74W8g9hCbo2cgEtxooRS0pJDWqjj0Oti&#10;bSwTa2Us+SdvHxUKPQ4z8w2z2U22EQN1vnasYLlIQBCXTtdcKShO708vIHxA1tg4JgU38rDbzh42&#10;mGk38jcNeahEhLDPUIEJoc2k9KUhi37hWuLoXVxnMUTZVVJ3OEa4beQqSZ6lxZrjgsGW3gyV17y3&#10;Cj6uX8fhmPR7WVSXvkx/NJ/Np1Lzx+l1DSLQFP7Df+2DVrBKl/B7Jh4Bub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nlc3xQAAANwAAAAPAAAAAAAAAAAAAAAAAJgCAABkcnMv&#10;ZG93bnJldi54bWxQSwUGAAAAAAQABAD1AAAAigMAAAAA&#10;" filled="f" strokecolor="black [3213]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将该</w:t>
                        </w:r>
                        <w:proofErr w:type="gramStart"/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物料进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Flash_1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（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DeltaP=0, Duty=0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），出口的液相产品进下一个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Flash_2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（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P=P[relief_fire], Vapor_mol_Rate/feed_mol_rate =0.05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），按如下方法计算蒸发</w:t>
                        </w:r>
                        <w:proofErr w:type="gramStart"/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焓</w:t>
                        </w:r>
                        <w:proofErr w:type="gramEnd"/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</w:rPr>
                          <w:t>：</w:t>
                        </w:r>
                      </w:p>
                      <w:p w:rsidR="00F24199" w:rsidRDefault="00F24199" w:rsidP="00C93118">
                        <w:pPr>
                          <w:pStyle w:val="a6"/>
                          <w:widowControl/>
                          <w:numPr>
                            <w:ilvl w:val="1"/>
                            <w:numId w:val="76"/>
                          </w:numPr>
                          <w:ind w:firstLineChars="0"/>
                          <w:jc w:val="left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L[vap_fire]=h[vapor_flash_fire] – h[liquid_flash_fire], kcal/kg</w:t>
                        </w:r>
                      </w:p>
                      <w:p w:rsidR="00F24199" w:rsidRDefault="00F24199" w:rsidP="00C93118">
                        <w:pPr>
                          <w:pStyle w:val="a6"/>
                          <w:widowControl/>
                          <w:numPr>
                            <w:ilvl w:val="2"/>
                            <w:numId w:val="76"/>
                          </w:numPr>
                          <w:ind w:firstLineChars="0"/>
                          <w:jc w:val="left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h[vapor_flash_fire]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：上述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Flash_2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气相比</w:t>
                        </w:r>
                        <w:proofErr w:type="gramStart"/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焓</w:t>
                        </w:r>
                        <w:proofErr w:type="gramEnd"/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, kcal/kg</w:t>
                        </w:r>
                      </w:p>
                      <w:p w:rsidR="00F24199" w:rsidRDefault="00F24199" w:rsidP="00C93118">
                        <w:pPr>
                          <w:pStyle w:val="a6"/>
                          <w:widowControl/>
                          <w:numPr>
                            <w:ilvl w:val="2"/>
                            <w:numId w:val="76"/>
                          </w:numPr>
                          <w:ind w:firstLineChars="0"/>
                          <w:jc w:val="left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h[liquid_flash_fire]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：上述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Flash_2</w:t>
                        </w:r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液相比</w:t>
                        </w:r>
                        <w:proofErr w:type="gramStart"/>
                        <w:r>
                          <w:rPr>
                            <w:rFonts w:hint="eastAsia"/>
                            <w:color w:val="000000" w:themeColor="text1"/>
                            <w:kern w:val="24"/>
                          </w:rPr>
                          <w:t>焓</w:t>
                        </w:r>
                        <w:proofErr w:type="gramEnd"/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,kcal/kg</w:t>
                        </w:r>
                      </w:p>
                    </w:txbxContent>
                  </v:textbox>
                </v:shape>
                <v:shape id="直接箭头连接符 252" o:spid="_x0000_s1172" type="#_x0000_t32" style="position:absolute;left:81718;top:21905;width:0;height:248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aVNscAAADcAAAADwAAAGRycy9kb3ducmV2LnhtbESP3WrCQBSE7wt9h+UUelc3BmxrdJUg&#10;SltEij8g3h2yxySaPRuy2yS+vVso9HKYmW+Y6bw3lWipcaVlBcNBBII4s7rkXMFhv3p5B+E8ssbK&#10;Mim4kYP57PFhiom2HW+p3flcBAi7BBUU3teJlC4ryKAb2Jo4eGfbGPRBNrnUDXYBbioZR9GrNFhy&#10;WCiwpkVB2XX3YxRs9n7drerb2+V4+Vp+f2A6PrWpUs9PfToB4an3/+G/9qdWEI9i+D0TjoCc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JpU2xwAAANwAAAAPAAAAAAAA&#10;AAAAAAAAAKECAABkcnMvZG93bnJldi54bWxQSwUGAAAAAAQABAD5AAAAlQMAAAAA&#10;" strokecolor="black [3213]" strokeweight="2.25pt">
                  <v:stroke endarrow="open"/>
                </v:shape>
                <v:rect id="矩形 253" o:spid="_x0000_s1173" style="position:absolute;left:56514;top:18068;width:21799;height:4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9npsQA&#10;AADcAAAADwAAAGRycy9kb3ducmV2LnhtbESP3WoCMRSE7wt9h3AEb0pNuv1BtkYpRWvRq6oPcNic&#10;7gY3J0sS1/XtTaHg5TAz3zCzxeBa0VOI1rOGp4kCQVx5Y7nWcNivHqcgYkI22HomDReKsJjf382w&#10;NP7MP9TvUi0yhGOJGpqUulLKWDXkME58R5y9Xx8cpixDLU3Ac4a7VhZKvUmHlvNCgx19NlQddyen&#10;4eWr2Cztg9pa15/wsJFBrXmr9Xg0fLyDSDSkW/i//W00FK/P8HcmHwE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fZ6bEAAAA3AAAAA8AAAAAAAAAAAAAAAAAmAIAAGRycy9k&#10;b3ducmV2LnhtbFBLBQYAAAAABAAEAPUAAACJAwAAAAA=&#10;" filled="f" stroked="f">
                  <v:textbox style="mso-fit-shape-to-text:t">
                    <w:txbxContent>
                      <w:p w:rsidR="00F24199" w:rsidRDefault="00F24199" w:rsidP="00427FB1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VF[</w:t>
                        </w:r>
                        <w:proofErr w:type="gram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max_T_Stream]=1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179F8" w:rsidRDefault="000179F8" w:rsidP="00DC7A7A">
      <w:pPr>
        <w:pStyle w:val="3"/>
        <w:spacing w:before="156" w:after="156"/>
      </w:pPr>
      <w:bookmarkStart w:id="112" w:name="_Toc382316077"/>
      <w:r>
        <w:rPr>
          <w:rFonts w:hint="eastAsia"/>
        </w:rPr>
        <w:t>界面设计</w:t>
      </w:r>
      <w:bookmarkEnd w:id="112"/>
    </w:p>
    <w:p w:rsidR="008C6278" w:rsidRDefault="000179F8" w:rsidP="00E427ED">
      <w:pPr>
        <w:pStyle w:val="a6"/>
        <w:numPr>
          <w:ilvl w:val="0"/>
          <w:numId w:val="21"/>
        </w:numPr>
        <w:spacing w:after="156"/>
        <w:ind w:firstLineChars="0"/>
      </w:pPr>
      <w:r>
        <w:rPr>
          <w:rFonts w:hint="eastAsia"/>
        </w:rPr>
        <w:t>按钮</w:t>
      </w:r>
      <w:r>
        <w:sym w:font="Wingdings" w:char="F0E0"/>
      </w:r>
      <w:r>
        <w:rPr>
          <w:rFonts w:hint="eastAsia"/>
        </w:rPr>
        <w:t>Equipment list</w:t>
      </w:r>
      <w:r>
        <w:rPr>
          <w:rFonts w:hint="eastAsia"/>
        </w:rPr>
        <w:t>中选择某台换热器</w:t>
      </w:r>
      <w:r>
        <w:sym w:font="Wingdings" w:char="F0E0"/>
      </w:r>
      <w:r>
        <w:rPr>
          <w:rFonts w:hint="eastAsia"/>
        </w:rPr>
        <w:t>程序根据</w:t>
      </w:r>
      <w:r>
        <w:rPr>
          <w:rFonts w:hint="eastAsia"/>
        </w:rPr>
        <w:t>product stream</w:t>
      </w:r>
      <w:r>
        <w:rPr>
          <w:rFonts w:hint="eastAsia"/>
        </w:rPr>
        <w:t>的相态判断是否忽略该工况。</w:t>
      </w:r>
    </w:p>
    <w:p w:rsidR="000179F8" w:rsidRDefault="000179F8" w:rsidP="00E427ED">
      <w:pPr>
        <w:pStyle w:val="a6"/>
        <w:numPr>
          <w:ilvl w:val="0"/>
          <w:numId w:val="21"/>
        </w:numPr>
        <w:spacing w:after="156"/>
        <w:ind w:firstLineChars="0"/>
      </w:pPr>
      <w:r>
        <w:rPr>
          <w:rFonts w:hint="eastAsia"/>
        </w:rPr>
        <w:t>由用户输入</w:t>
      </w:r>
      <w:r>
        <w:rPr>
          <w:rFonts w:hint="eastAsia"/>
        </w:rPr>
        <w:t>wetted bare area of tube bundle, m2</w:t>
      </w:r>
    </w:p>
    <w:p w:rsidR="008C6278" w:rsidRDefault="008C6278" w:rsidP="00E427ED">
      <w:pPr>
        <w:pStyle w:val="a6"/>
        <w:numPr>
          <w:ilvl w:val="0"/>
          <w:numId w:val="21"/>
        </w:numPr>
        <w:spacing w:after="156"/>
        <w:ind w:firstLineChars="0"/>
      </w:pPr>
      <w:r>
        <w:rPr>
          <w:rFonts w:hint="eastAsia"/>
        </w:rPr>
        <w:t>根据上述逻辑关系计算</w:t>
      </w:r>
      <w:r>
        <w:rPr>
          <w:rFonts w:hint="eastAsia"/>
        </w:rPr>
        <w:t>L[vap_fire], kcal/kg</w:t>
      </w:r>
    </w:p>
    <w:p w:rsidR="008C6278" w:rsidRDefault="008C6278" w:rsidP="00E427ED">
      <w:pPr>
        <w:pStyle w:val="a6"/>
        <w:numPr>
          <w:ilvl w:val="0"/>
          <w:numId w:val="21"/>
        </w:numPr>
        <w:spacing w:after="156"/>
        <w:ind w:firstLineChars="0"/>
      </w:pPr>
      <w:r>
        <w:rPr>
          <w:rFonts w:hint="eastAsia"/>
        </w:rPr>
        <w:t>计算泄放量</w:t>
      </w:r>
      <w:r>
        <w:rPr>
          <w:rFonts w:hint="eastAsia"/>
        </w:rPr>
        <w:t>W[relief_fire]</w:t>
      </w:r>
    </w:p>
    <w:p w:rsidR="00D3177E" w:rsidRDefault="00682A82" w:rsidP="00E427ED">
      <w:pPr>
        <w:spacing w:after="156"/>
      </w:pPr>
      <w:r>
        <w:rPr>
          <w:noProof/>
        </w:rPr>
        <w:drawing>
          <wp:inline distT="0" distB="0" distL="0" distR="0">
            <wp:extent cx="5274310" cy="1492090"/>
            <wp:effectExtent l="19050" t="0" r="2540" b="0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622" w:rsidRDefault="00867245" w:rsidP="00DC7A7A">
      <w:pPr>
        <w:pStyle w:val="20"/>
        <w:spacing w:before="156" w:after="156"/>
      </w:pPr>
      <w:bookmarkStart w:id="113" w:name="_Toc382316078"/>
      <w:r>
        <w:rPr>
          <w:rFonts w:hint="eastAsia"/>
        </w:rPr>
        <w:t>全气相容器</w:t>
      </w:r>
      <w:r w:rsidR="00824154">
        <w:rPr>
          <w:rFonts w:hint="eastAsia"/>
        </w:rPr>
        <w:t>-All Vapor Drum</w:t>
      </w:r>
      <w:bookmarkEnd w:id="113"/>
    </w:p>
    <w:p w:rsidR="00CC6FCB" w:rsidRDefault="00CC6FCB" w:rsidP="00DC7A7A">
      <w:pPr>
        <w:pStyle w:val="3"/>
        <w:spacing w:before="156" w:after="156"/>
      </w:pPr>
      <w:bookmarkStart w:id="114" w:name="_Toc382316079"/>
      <w:r>
        <w:rPr>
          <w:rFonts w:hint="eastAsia"/>
        </w:rPr>
        <w:lastRenderedPageBreak/>
        <w:t>适用范围</w:t>
      </w:r>
      <w:bookmarkEnd w:id="114"/>
    </w:p>
    <w:p w:rsidR="00CC6FCB" w:rsidRDefault="00CC6FCB" w:rsidP="00E427ED">
      <w:pPr>
        <w:pStyle w:val="a6"/>
        <w:numPr>
          <w:ilvl w:val="0"/>
          <w:numId w:val="26"/>
        </w:numPr>
        <w:spacing w:after="156"/>
        <w:ind w:firstLineChars="0"/>
      </w:pPr>
      <w:r>
        <w:rPr>
          <w:rFonts w:hint="eastAsia"/>
        </w:rPr>
        <w:t>正常操作时为全气相</w:t>
      </w:r>
      <w:r w:rsidR="005B6064">
        <w:rPr>
          <w:rFonts w:hint="eastAsia"/>
        </w:rPr>
        <w:t>（</w:t>
      </w:r>
      <w:r w:rsidR="005B6064">
        <w:rPr>
          <w:rFonts w:hint="eastAsia"/>
        </w:rPr>
        <w:t>Gas</w:t>
      </w:r>
      <w:r w:rsidR="005B6064">
        <w:rPr>
          <w:rFonts w:hint="eastAsia"/>
        </w:rPr>
        <w:t>或</w:t>
      </w:r>
      <w:r w:rsidR="005B6064">
        <w:rPr>
          <w:rFonts w:hint="eastAsia"/>
        </w:rPr>
        <w:t>Vapor</w:t>
      </w:r>
      <w:r w:rsidR="005B6064">
        <w:rPr>
          <w:rFonts w:hint="eastAsia"/>
        </w:rPr>
        <w:t>）</w:t>
      </w:r>
      <w:r>
        <w:rPr>
          <w:rFonts w:hint="eastAsia"/>
        </w:rPr>
        <w:t>；</w:t>
      </w:r>
    </w:p>
    <w:p w:rsidR="00CC6FCB" w:rsidRDefault="00CC6FCB" w:rsidP="00E427ED">
      <w:pPr>
        <w:pStyle w:val="a6"/>
        <w:numPr>
          <w:ilvl w:val="0"/>
          <w:numId w:val="26"/>
        </w:numPr>
        <w:spacing w:after="156"/>
        <w:ind w:firstLineChars="0"/>
      </w:pPr>
      <w:r>
        <w:rPr>
          <w:rFonts w:hint="eastAsia"/>
        </w:rPr>
        <w:t>正常操作时为超临界；</w:t>
      </w:r>
    </w:p>
    <w:p w:rsidR="00CC6FCB" w:rsidRDefault="00CC6FCB" w:rsidP="00E427ED">
      <w:pPr>
        <w:pStyle w:val="a6"/>
        <w:numPr>
          <w:ilvl w:val="0"/>
          <w:numId w:val="26"/>
        </w:numPr>
        <w:spacing w:after="156"/>
        <w:ind w:firstLineChars="0"/>
      </w:pPr>
      <w:r>
        <w:rPr>
          <w:rFonts w:hint="eastAsia"/>
        </w:rPr>
        <w:t>泄放压力下成为超临界气体；</w:t>
      </w:r>
    </w:p>
    <w:p w:rsidR="00EB4659" w:rsidRDefault="00EB4659" w:rsidP="00DC7A7A">
      <w:pPr>
        <w:pStyle w:val="3"/>
        <w:spacing w:before="156" w:after="156"/>
      </w:pPr>
      <w:bookmarkStart w:id="115" w:name="_Toc382316080"/>
      <w:r>
        <w:rPr>
          <w:rFonts w:hint="eastAsia"/>
        </w:rPr>
        <w:t>泄放量计算方法</w:t>
      </w:r>
      <w:bookmarkEnd w:id="115"/>
    </w:p>
    <w:p w:rsidR="00D3177E" w:rsidRDefault="00EB4659" w:rsidP="00E427ED">
      <w:pPr>
        <w:spacing w:after="156"/>
      </w:pPr>
      <w:r>
        <w:rPr>
          <w:rFonts w:hint="eastAsia"/>
          <w:noProof/>
        </w:rPr>
        <w:drawing>
          <wp:inline distT="0" distB="0" distL="0" distR="0">
            <wp:extent cx="3705811" cy="2194544"/>
            <wp:effectExtent l="19050" t="0" r="8939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597" cy="2194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659" w:rsidRDefault="00EB4659" w:rsidP="00E427ED">
      <w:pPr>
        <w:pStyle w:val="a6"/>
        <w:numPr>
          <w:ilvl w:val="0"/>
          <w:numId w:val="25"/>
        </w:numPr>
        <w:spacing w:after="156"/>
        <w:ind w:firstLineChars="0"/>
      </w:pPr>
      <w:r>
        <w:rPr>
          <w:rFonts w:hint="eastAsia"/>
        </w:rPr>
        <w:t>注意单位制都是英制单位，因此计算前先将单位制转换为英制。</w:t>
      </w:r>
    </w:p>
    <w:p w:rsidR="00054E02" w:rsidRDefault="00054E02" w:rsidP="00E427ED">
      <w:pPr>
        <w:pStyle w:val="a6"/>
        <w:numPr>
          <w:ilvl w:val="0"/>
          <w:numId w:val="24"/>
        </w:numPr>
        <w:spacing w:after="156"/>
        <w:ind w:firstLineChars="0"/>
      </w:pPr>
      <w:r>
        <w:rPr>
          <w:rFonts w:hint="eastAsia"/>
        </w:rPr>
        <w:t>公式中</w:t>
      </w:r>
      <w:r>
        <w:rPr>
          <w:rFonts w:hint="eastAsia"/>
        </w:rPr>
        <w:t>p1 = P[set_pressure] * 1.21 (</w:t>
      </w:r>
      <w:r>
        <w:rPr>
          <w:rFonts w:hint="eastAsia"/>
        </w:rPr>
        <w:t>注意转化</w:t>
      </w:r>
      <w:proofErr w:type="gramStart"/>
      <w:r>
        <w:rPr>
          <w:rFonts w:hint="eastAsia"/>
        </w:rPr>
        <w:t>为</w:t>
      </w:r>
      <w:r w:rsidRPr="00EF4177">
        <w:rPr>
          <w:rFonts w:hint="eastAsia"/>
          <w:b/>
          <w:u w:val="single"/>
        </w:rPr>
        <w:t>绝压</w:t>
      </w:r>
      <w:proofErr w:type="gramEnd"/>
      <w:r>
        <w:rPr>
          <w:rFonts w:hint="eastAsia"/>
          <w:b/>
          <w:u w:val="single"/>
        </w:rPr>
        <w:t>psia</w:t>
      </w:r>
      <w:r>
        <w:rPr>
          <w:rFonts w:hint="eastAsia"/>
        </w:rPr>
        <w:t>)</w:t>
      </w:r>
    </w:p>
    <w:p w:rsidR="002A0017" w:rsidRDefault="002A0017" w:rsidP="00E427ED">
      <w:pPr>
        <w:pStyle w:val="a6"/>
        <w:numPr>
          <w:ilvl w:val="0"/>
          <w:numId w:val="24"/>
        </w:numPr>
        <w:spacing w:after="156"/>
        <w:ind w:firstLineChars="0"/>
      </w:pPr>
      <w:r>
        <w:rPr>
          <w:rFonts w:hint="eastAsia"/>
        </w:rPr>
        <w:t>MW[relief]=MW[vapor_MW], T[relief]=T1</w:t>
      </w:r>
      <w:r>
        <w:rPr>
          <w:rFonts w:hint="eastAsia"/>
        </w:rPr>
        <w:t>（公式中的</w:t>
      </w:r>
      <w:r>
        <w:rPr>
          <w:rFonts w:hint="eastAsia"/>
        </w:rPr>
        <w:t>T1</w:t>
      </w:r>
      <w:r>
        <w:rPr>
          <w:rFonts w:hint="eastAsia"/>
        </w:rPr>
        <w:t>，转化为℃）。</w:t>
      </w:r>
    </w:p>
    <w:p w:rsidR="00ED32F7" w:rsidRDefault="00ED32F7" w:rsidP="00E427ED">
      <w:pPr>
        <w:spacing w:after="156"/>
      </w:pPr>
    </w:p>
    <w:p w:rsidR="003F721A" w:rsidRDefault="003F721A" w:rsidP="00DC7A7A">
      <w:pPr>
        <w:pStyle w:val="3"/>
        <w:spacing w:before="156" w:after="156"/>
      </w:pPr>
      <w:bookmarkStart w:id="116" w:name="_Toc382316081"/>
      <w:r>
        <w:rPr>
          <w:rFonts w:hint="eastAsia"/>
        </w:rPr>
        <w:t>界面设计</w:t>
      </w:r>
      <w:bookmarkEnd w:id="116"/>
    </w:p>
    <w:p w:rsidR="003F721A" w:rsidRDefault="003F721A" w:rsidP="00E427ED">
      <w:pPr>
        <w:pStyle w:val="a6"/>
        <w:numPr>
          <w:ilvl w:val="0"/>
          <w:numId w:val="24"/>
        </w:numPr>
        <w:spacing w:after="156"/>
        <w:ind w:firstLineChars="0"/>
      </w:pPr>
      <w:r>
        <w:rPr>
          <w:rFonts w:hint="eastAsia"/>
        </w:rPr>
        <w:t>在</w:t>
      </w:r>
      <w:r>
        <w:rPr>
          <w:rFonts w:hint="eastAsia"/>
        </w:rPr>
        <w:t>Drum</w:t>
      </w:r>
      <w:r>
        <w:rPr>
          <w:rFonts w:hint="eastAsia"/>
        </w:rPr>
        <w:t>的界面上，有</w:t>
      </w:r>
      <w:r>
        <w:rPr>
          <w:rFonts w:hint="eastAsia"/>
        </w:rPr>
        <w:t>Full Gas or vapor or supercritical fluid</w:t>
      </w:r>
      <w:r>
        <w:rPr>
          <w:rFonts w:hint="eastAsia"/>
        </w:rPr>
        <w:t>选项。</w:t>
      </w:r>
    </w:p>
    <w:p w:rsidR="002A0017" w:rsidRDefault="002A0017" w:rsidP="00E427ED">
      <w:pPr>
        <w:pStyle w:val="a6"/>
        <w:numPr>
          <w:ilvl w:val="1"/>
          <w:numId w:val="24"/>
        </w:numPr>
        <w:spacing w:after="156"/>
        <w:ind w:firstLineChars="0"/>
      </w:pPr>
      <w:r>
        <w:rPr>
          <w:rFonts w:hint="eastAsia"/>
        </w:rPr>
        <w:t>由于这种计算较少，不建议调用模拟文件数据，用户直接输入参数计算。</w:t>
      </w:r>
    </w:p>
    <w:p w:rsidR="009120D8" w:rsidRDefault="009120D8" w:rsidP="00E427ED">
      <w:pPr>
        <w:pStyle w:val="a6"/>
        <w:numPr>
          <w:ilvl w:val="0"/>
          <w:numId w:val="24"/>
        </w:numPr>
        <w:spacing w:after="156"/>
        <w:ind w:firstLineChars="0"/>
      </w:pPr>
      <w:r>
        <w:rPr>
          <w:rFonts w:hint="eastAsia"/>
        </w:rPr>
        <w:t>选择该选项后，输入如下参数</w:t>
      </w:r>
    </w:p>
    <w:p w:rsidR="009120D8" w:rsidRDefault="00EF4177" w:rsidP="00E427ED">
      <w:pPr>
        <w:pStyle w:val="a6"/>
        <w:numPr>
          <w:ilvl w:val="1"/>
          <w:numId w:val="24"/>
        </w:numPr>
        <w:spacing w:after="156"/>
        <w:ind w:firstLineChars="0"/>
      </w:pPr>
      <w:r>
        <w:rPr>
          <w:rFonts w:hint="eastAsia"/>
        </w:rPr>
        <w:t>Vapor MW</w:t>
      </w:r>
    </w:p>
    <w:p w:rsidR="00EF4177" w:rsidRDefault="00EF4177" w:rsidP="00E427ED">
      <w:pPr>
        <w:pStyle w:val="a6"/>
        <w:numPr>
          <w:ilvl w:val="1"/>
          <w:numId w:val="24"/>
        </w:numPr>
        <w:spacing w:after="156"/>
        <w:ind w:firstLineChars="0"/>
      </w:pPr>
      <w:r>
        <w:rPr>
          <w:rFonts w:hint="eastAsia"/>
        </w:rPr>
        <w:t>Exposed surface area of vessel, m2</w:t>
      </w:r>
    </w:p>
    <w:p w:rsidR="00EF4177" w:rsidRDefault="00EF4177" w:rsidP="00E427ED">
      <w:pPr>
        <w:pStyle w:val="a6"/>
        <w:numPr>
          <w:ilvl w:val="1"/>
          <w:numId w:val="24"/>
        </w:numPr>
        <w:spacing w:after="156"/>
        <w:ind w:firstLineChars="0"/>
      </w:pPr>
      <w:r>
        <w:t>N</w:t>
      </w:r>
      <w:r>
        <w:rPr>
          <w:rFonts w:hint="eastAsia"/>
        </w:rPr>
        <w:t xml:space="preserve">ormal operating temperature, </w:t>
      </w:r>
      <w:r>
        <w:rPr>
          <w:rFonts w:hint="eastAsia"/>
        </w:rPr>
        <w:t>℃</w:t>
      </w:r>
    </w:p>
    <w:p w:rsidR="00EF4177" w:rsidRDefault="00EF4177" w:rsidP="00E427ED">
      <w:pPr>
        <w:pStyle w:val="a6"/>
        <w:numPr>
          <w:ilvl w:val="1"/>
          <w:numId w:val="24"/>
        </w:numPr>
        <w:spacing w:after="156"/>
        <w:ind w:firstLineChars="0"/>
      </w:pPr>
      <w:r>
        <w:rPr>
          <w:rFonts w:hint="eastAsia"/>
        </w:rPr>
        <w:t>Normal operating pressure, MPag</w:t>
      </w:r>
    </w:p>
    <w:p w:rsidR="00EF4177" w:rsidRDefault="00EF4177" w:rsidP="00E427ED">
      <w:pPr>
        <w:pStyle w:val="a6"/>
        <w:numPr>
          <w:ilvl w:val="1"/>
          <w:numId w:val="24"/>
        </w:numPr>
        <w:spacing w:after="156"/>
        <w:ind w:firstLineChars="0"/>
      </w:pPr>
      <w:r>
        <w:rPr>
          <w:rFonts w:hint="eastAsia"/>
        </w:rPr>
        <w:t>PSV set pressure, MPag</w:t>
      </w:r>
    </w:p>
    <w:p w:rsidR="00EF4177" w:rsidRDefault="00EF4177" w:rsidP="00E427ED">
      <w:pPr>
        <w:pStyle w:val="a6"/>
        <w:numPr>
          <w:ilvl w:val="0"/>
          <w:numId w:val="24"/>
        </w:numPr>
        <w:spacing w:after="156"/>
        <w:ind w:firstLineChars="0"/>
      </w:pPr>
      <w:r>
        <w:rPr>
          <w:rFonts w:hint="eastAsia"/>
        </w:rPr>
        <w:t>将上述参数转化为英制单位</w:t>
      </w:r>
      <w:r>
        <w:rPr>
          <w:rFonts w:hint="eastAsia"/>
        </w:rPr>
        <w:t>, ft2, R, psia</w:t>
      </w:r>
    </w:p>
    <w:p w:rsidR="00EF4177" w:rsidRDefault="00EF4177" w:rsidP="00E427ED">
      <w:pPr>
        <w:pStyle w:val="a6"/>
        <w:numPr>
          <w:ilvl w:val="0"/>
          <w:numId w:val="24"/>
        </w:numPr>
        <w:spacing w:after="156"/>
        <w:ind w:firstLineChars="0"/>
      </w:pPr>
      <w:r>
        <w:rPr>
          <w:rFonts w:hint="eastAsia"/>
        </w:rPr>
        <w:t>按照上述公式计算泄放量</w:t>
      </w:r>
      <w:r>
        <w:rPr>
          <w:rFonts w:hint="eastAsia"/>
        </w:rPr>
        <w:t>W[relief_fire], lb/hr</w:t>
      </w:r>
      <w:r>
        <w:rPr>
          <w:rFonts w:hint="eastAsia"/>
        </w:rPr>
        <w:t>，再转化为</w:t>
      </w:r>
      <w:r>
        <w:rPr>
          <w:rFonts w:hint="eastAsia"/>
        </w:rPr>
        <w:t>kg/hr</w:t>
      </w:r>
      <w:r>
        <w:rPr>
          <w:rFonts w:hint="eastAsia"/>
        </w:rPr>
        <w:t>。</w:t>
      </w:r>
    </w:p>
    <w:p w:rsidR="00F30FC2" w:rsidRDefault="00F30FC2" w:rsidP="00E427ED">
      <w:pPr>
        <w:pStyle w:val="a6"/>
        <w:numPr>
          <w:ilvl w:val="0"/>
          <w:numId w:val="24"/>
        </w:numPr>
        <w:spacing w:after="156"/>
        <w:ind w:firstLineChars="0"/>
      </w:pPr>
      <w:r>
        <w:rPr>
          <w:rFonts w:hint="eastAsia"/>
        </w:rPr>
        <w:t>界面如下</w:t>
      </w:r>
    </w:p>
    <w:p w:rsidR="00F30FC2" w:rsidRDefault="00F30FC2" w:rsidP="00F30FC2">
      <w:pPr>
        <w:pStyle w:val="a6"/>
        <w:numPr>
          <w:ilvl w:val="1"/>
          <w:numId w:val="24"/>
        </w:numPr>
        <w:spacing w:after="156"/>
        <w:ind w:firstLineChars="0"/>
      </w:pPr>
      <w:r>
        <w:rPr>
          <w:rFonts w:hint="eastAsia"/>
        </w:rPr>
        <w:lastRenderedPageBreak/>
        <w:t>选择</w:t>
      </w:r>
      <w:r>
        <w:rPr>
          <w:rFonts w:hint="eastAsia"/>
          <w:b/>
          <w:i/>
        </w:rPr>
        <w:t>All Gas/Supercritical Fluid</w:t>
      </w:r>
      <w:r>
        <w:rPr>
          <w:rFonts w:hint="eastAsia"/>
        </w:rPr>
        <w:t>选项后，</w:t>
      </w:r>
      <w:r>
        <w:rPr>
          <w:rFonts w:hint="eastAsia"/>
          <w:b/>
          <w:i/>
        </w:rPr>
        <w:t>Heavy Oil Fluid, Heat Input Model, Adequate</w:t>
      </w:r>
      <w:r>
        <w:rPr>
          <w:b/>
          <w:i/>
        </w:rPr>
        <w:t>…</w:t>
      </w:r>
      <w:r>
        <w:rPr>
          <w:rFonts w:hint="eastAsia"/>
          <w:b/>
          <w:i/>
        </w:rPr>
        <w:t>., Wetted Area, Latent Heat, Cracking Heat</w:t>
      </w:r>
      <w:r>
        <w:rPr>
          <w:rFonts w:hint="eastAsia"/>
        </w:rPr>
        <w:t>选项均变灰。</w:t>
      </w:r>
    </w:p>
    <w:p w:rsidR="00F40728" w:rsidRDefault="00F40728" w:rsidP="00F30FC2">
      <w:pPr>
        <w:pStyle w:val="a6"/>
        <w:numPr>
          <w:ilvl w:val="1"/>
          <w:numId w:val="24"/>
        </w:numPr>
        <w:spacing w:after="156"/>
        <w:ind w:firstLineChars="0"/>
      </w:pPr>
      <w:r>
        <w:rPr>
          <w:rFonts w:hint="eastAsia"/>
        </w:rPr>
        <w:t>当</w:t>
      </w:r>
      <w:r w:rsidRPr="00F40728">
        <w:rPr>
          <w:rFonts w:hint="eastAsia"/>
          <w:b/>
          <w:i/>
        </w:rPr>
        <w:t>Heavy Oil Fluid</w:t>
      </w:r>
      <w:r>
        <w:rPr>
          <w:rFonts w:hint="eastAsia"/>
        </w:rPr>
        <w:t>选择时，</w:t>
      </w:r>
      <w:r w:rsidRPr="00F40728">
        <w:rPr>
          <w:rFonts w:hint="eastAsia"/>
          <w:b/>
          <w:i/>
        </w:rPr>
        <w:t>All Gas/Supercritical Fluid</w:t>
      </w:r>
      <w:r>
        <w:rPr>
          <w:rFonts w:hint="eastAsia"/>
        </w:rPr>
        <w:t>变灰。</w:t>
      </w:r>
    </w:p>
    <w:p w:rsidR="003F721A" w:rsidRDefault="00F30FC2" w:rsidP="00E427ED">
      <w:pPr>
        <w:spacing w:after="156"/>
      </w:pPr>
      <w:r>
        <w:rPr>
          <w:noProof/>
        </w:rPr>
        <w:drawing>
          <wp:inline distT="0" distB="0" distL="0" distR="0">
            <wp:extent cx="4023360" cy="4818380"/>
            <wp:effectExtent l="19050" t="0" r="0" b="0"/>
            <wp:docPr id="9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481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396">
        <w:rPr>
          <w:noProof/>
        </w:rPr>
        <w:drawing>
          <wp:inline distT="0" distB="0" distL="0" distR="0">
            <wp:extent cx="4531995" cy="1733550"/>
            <wp:effectExtent l="19050" t="0" r="1905" b="0"/>
            <wp:docPr id="8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A7A" w:rsidRDefault="00DC7A7A" w:rsidP="00DC7A7A">
      <w:pPr>
        <w:pStyle w:val="20"/>
        <w:spacing w:before="156" w:after="156"/>
      </w:pPr>
      <w:bookmarkStart w:id="117" w:name="_Toc382316082"/>
      <w:r>
        <w:rPr>
          <w:rFonts w:hint="eastAsia"/>
        </w:rPr>
        <w:t>重质油容器</w:t>
      </w:r>
      <w:r>
        <w:rPr>
          <w:rFonts w:hint="eastAsia"/>
        </w:rPr>
        <w:t>-Heavy Oil Vessel</w:t>
      </w:r>
      <w:bookmarkEnd w:id="117"/>
    </w:p>
    <w:p w:rsidR="00EC413E" w:rsidRDefault="00EC413E" w:rsidP="00EC413E">
      <w:pPr>
        <w:pStyle w:val="3"/>
        <w:spacing w:before="156" w:after="156"/>
      </w:pPr>
      <w:bookmarkStart w:id="118" w:name="_Toc382316083"/>
      <w:r>
        <w:rPr>
          <w:rFonts w:hint="eastAsia"/>
        </w:rPr>
        <w:t>适用范围</w:t>
      </w:r>
      <w:bookmarkEnd w:id="118"/>
    </w:p>
    <w:p w:rsidR="00EC413E" w:rsidRDefault="0085162A" w:rsidP="0085162A">
      <w:r>
        <w:rPr>
          <w:rFonts w:hint="eastAsia"/>
        </w:rPr>
        <w:t>重油（比常渣、减重油）容器在火灾工况时，由于热裂解而产生轻烃气体。</w:t>
      </w:r>
    </w:p>
    <w:p w:rsidR="00EC413E" w:rsidRDefault="00EC413E" w:rsidP="00EC413E">
      <w:pPr>
        <w:pStyle w:val="3"/>
        <w:spacing w:before="156" w:after="156"/>
      </w:pPr>
      <w:bookmarkStart w:id="119" w:name="_Toc382316084"/>
      <w:r>
        <w:rPr>
          <w:rFonts w:hint="eastAsia"/>
        </w:rPr>
        <w:t>计算方法</w:t>
      </w:r>
      <w:bookmarkEnd w:id="119"/>
    </w:p>
    <w:p w:rsidR="0085162A" w:rsidRDefault="0085162A" w:rsidP="0085162A">
      <w:r>
        <w:rPr>
          <w:rFonts w:hint="eastAsia"/>
        </w:rPr>
        <w:lastRenderedPageBreak/>
        <w:t>此时泄放量的计算，依据：</w:t>
      </w:r>
    </w:p>
    <w:p w:rsidR="0085162A" w:rsidRDefault="0085162A" w:rsidP="004D3293">
      <w:pPr>
        <w:pStyle w:val="a6"/>
        <w:numPr>
          <w:ilvl w:val="0"/>
          <w:numId w:val="45"/>
        </w:numPr>
        <w:ind w:firstLineChars="0"/>
      </w:pPr>
      <w:r>
        <w:rPr>
          <w:rFonts w:hint="eastAsia"/>
        </w:rPr>
        <w:t>分子量</w:t>
      </w:r>
      <w:r w:rsidR="00F03EBA">
        <w:rPr>
          <w:rFonts w:hint="eastAsia"/>
        </w:rPr>
        <w:t>MW[fire_cracking]</w:t>
      </w:r>
      <w:r>
        <w:rPr>
          <w:rFonts w:hint="eastAsia"/>
        </w:rPr>
        <w:t>=114</w:t>
      </w:r>
    </w:p>
    <w:p w:rsidR="0085162A" w:rsidRDefault="0085162A" w:rsidP="004D3293">
      <w:pPr>
        <w:pStyle w:val="a6"/>
        <w:numPr>
          <w:ilvl w:val="0"/>
          <w:numId w:val="45"/>
        </w:numPr>
        <w:ind w:firstLineChars="0"/>
      </w:pPr>
      <w:r>
        <w:rPr>
          <w:rFonts w:hint="eastAsia"/>
        </w:rPr>
        <w:t>泄放温度</w:t>
      </w:r>
      <w:r w:rsidR="00F03EBA">
        <w:rPr>
          <w:rFonts w:hint="eastAsia"/>
        </w:rPr>
        <w:t>T[fire_cracking]</w:t>
      </w:r>
      <w:r>
        <w:rPr>
          <w:rFonts w:hint="eastAsia"/>
        </w:rPr>
        <w:t>=400</w:t>
      </w:r>
      <w:r>
        <w:rPr>
          <w:rFonts w:hint="eastAsia"/>
        </w:rPr>
        <w:t>℃</w:t>
      </w:r>
    </w:p>
    <w:p w:rsidR="0085162A" w:rsidRDefault="0085162A" w:rsidP="004D3293">
      <w:pPr>
        <w:pStyle w:val="a6"/>
        <w:numPr>
          <w:ilvl w:val="0"/>
          <w:numId w:val="45"/>
        </w:numPr>
        <w:ind w:firstLineChars="0"/>
      </w:pPr>
      <w:proofErr w:type="gramStart"/>
      <w:r>
        <w:rPr>
          <w:rFonts w:hint="eastAsia"/>
        </w:rPr>
        <w:t>裂解热</w:t>
      </w:r>
      <w:proofErr w:type="gramEnd"/>
      <w:r>
        <w:rPr>
          <w:rFonts w:hint="eastAsia"/>
        </w:rPr>
        <w:t>deltaH</w:t>
      </w:r>
      <w:r w:rsidR="00F03EBA">
        <w:rPr>
          <w:rFonts w:hint="eastAsia"/>
        </w:rPr>
        <w:t>[fire_cracking]</w:t>
      </w:r>
      <w:r>
        <w:rPr>
          <w:rFonts w:hint="eastAsia"/>
        </w:rPr>
        <w:t>=210 kcal/kg</w:t>
      </w:r>
    </w:p>
    <w:p w:rsidR="0085162A" w:rsidRDefault="0085162A" w:rsidP="004D3293">
      <w:pPr>
        <w:pStyle w:val="a6"/>
        <w:numPr>
          <w:ilvl w:val="0"/>
          <w:numId w:val="45"/>
        </w:numPr>
        <w:ind w:firstLineChars="0"/>
      </w:pPr>
      <w:r>
        <w:rPr>
          <w:rFonts w:hint="eastAsia"/>
        </w:rPr>
        <w:t>泄放量</w:t>
      </w:r>
      <w:r>
        <w:rPr>
          <w:rFonts w:hint="eastAsia"/>
        </w:rPr>
        <w:t xml:space="preserve"> W</w:t>
      </w:r>
      <w:r w:rsidR="00F03EBA">
        <w:rPr>
          <w:rFonts w:hint="eastAsia"/>
        </w:rPr>
        <w:t>[fire_relief_cracking]</w:t>
      </w:r>
      <w:r>
        <w:rPr>
          <w:rFonts w:hint="eastAsia"/>
        </w:rPr>
        <w:t>= Q</w:t>
      </w:r>
      <w:r w:rsidR="00F03EBA">
        <w:rPr>
          <w:rFonts w:hint="eastAsia"/>
        </w:rPr>
        <w:t>[fire]</w:t>
      </w:r>
      <w:r>
        <w:rPr>
          <w:rFonts w:hint="eastAsia"/>
        </w:rPr>
        <w:t>/deltaH</w:t>
      </w:r>
      <w:r w:rsidR="00F03EBA">
        <w:rPr>
          <w:rFonts w:hint="eastAsia"/>
        </w:rPr>
        <w:t>[fire_cracking]</w:t>
      </w:r>
      <w:r>
        <w:rPr>
          <w:rFonts w:hint="eastAsia"/>
        </w:rPr>
        <w:t>, kg/hr</w:t>
      </w:r>
    </w:p>
    <w:p w:rsidR="0085162A" w:rsidRPr="0085162A" w:rsidRDefault="0085162A" w:rsidP="004D3293">
      <w:pPr>
        <w:pStyle w:val="a6"/>
        <w:numPr>
          <w:ilvl w:val="1"/>
          <w:numId w:val="45"/>
        </w:numPr>
        <w:ind w:firstLineChars="0"/>
      </w:pPr>
      <w:r>
        <w:rPr>
          <w:rFonts w:hint="eastAsia"/>
        </w:rPr>
        <w:t>Q</w:t>
      </w:r>
      <w:r w:rsidR="00947805">
        <w:rPr>
          <w:rFonts w:hint="eastAsia"/>
        </w:rPr>
        <w:t>[fire]</w:t>
      </w:r>
      <w:r w:rsidR="001B7FE0">
        <w:rPr>
          <w:rFonts w:hint="eastAsia"/>
        </w:rPr>
        <w:t>为火灾吸收热量</w:t>
      </w:r>
      <w:r w:rsidR="001B7FE0">
        <w:rPr>
          <w:rFonts w:hint="eastAsia"/>
        </w:rPr>
        <w:t xml:space="preserve">, </w:t>
      </w:r>
      <w:r>
        <w:rPr>
          <w:rFonts w:hint="eastAsia"/>
        </w:rPr>
        <w:t>kcal/hr</w:t>
      </w:r>
    </w:p>
    <w:p w:rsidR="0046174B" w:rsidRDefault="0046174B" w:rsidP="0046174B">
      <w:pPr>
        <w:pStyle w:val="3"/>
        <w:spacing w:before="156" w:after="156"/>
      </w:pPr>
      <w:bookmarkStart w:id="120" w:name="_Toc382316085"/>
      <w:r>
        <w:rPr>
          <w:rFonts w:hint="eastAsia"/>
        </w:rPr>
        <w:t>界面设计</w:t>
      </w:r>
      <w:bookmarkEnd w:id="120"/>
    </w:p>
    <w:p w:rsidR="004155B1" w:rsidRPr="00DC7A7A" w:rsidRDefault="0046174B" w:rsidP="00E427ED">
      <w:pPr>
        <w:spacing w:after="156"/>
      </w:pPr>
      <w:r>
        <w:rPr>
          <w:rFonts w:hint="eastAsia"/>
        </w:rPr>
        <w:t>界面与</w:t>
      </w:r>
      <w:r>
        <w:rPr>
          <w:rFonts w:hint="eastAsia"/>
        </w:rPr>
        <w:t>Drum/Column</w:t>
      </w:r>
      <w:r>
        <w:rPr>
          <w:rFonts w:hint="eastAsia"/>
        </w:rPr>
        <w:t>相同，只是执行计算中，只对</w:t>
      </w:r>
      <w:r>
        <w:rPr>
          <w:rFonts w:hint="eastAsia"/>
        </w:rPr>
        <w:t>A[wetted]</w:t>
      </w:r>
      <w:r>
        <w:rPr>
          <w:rFonts w:hint="eastAsia"/>
        </w:rPr>
        <w:t>和</w:t>
      </w:r>
      <w:r>
        <w:rPr>
          <w:rFonts w:hint="eastAsia"/>
        </w:rPr>
        <w:t>Q[fire]</w:t>
      </w:r>
      <w:r>
        <w:rPr>
          <w:rFonts w:hint="eastAsia"/>
        </w:rPr>
        <w:t>计算，不计算蒸发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和物性。</w:t>
      </w:r>
    </w:p>
    <w:p w:rsidR="003240AB" w:rsidRDefault="003240AB" w:rsidP="00E427ED">
      <w:pPr>
        <w:widowControl/>
        <w:spacing w:after="156"/>
        <w:jc w:val="left"/>
        <w:rPr>
          <w:b/>
          <w:sz w:val="32"/>
        </w:rPr>
      </w:pPr>
      <w:r>
        <w:br w:type="page"/>
      </w:r>
    </w:p>
    <w:p w:rsidR="003240AB" w:rsidRDefault="003240AB" w:rsidP="004155B1">
      <w:pPr>
        <w:pStyle w:val="1"/>
        <w:spacing w:after="156"/>
        <w:ind w:left="0"/>
      </w:pPr>
      <w:bookmarkStart w:id="121" w:name="_Toc382316086"/>
      <w:r>
        <w:rPr>
          <w:rFonts w:hint="eastAsia"/>
        </w:rPr>
        <w:lastRenderedPageBreak/>
        <w:t>附件</w:t>
      </w:r>
      <w:r>
        <w:rPr>
          <w:rFonts w:hint="eastAsia"/>
        </w:rPr>
        <w:t>4</w:t>
      </w:r>
      <w:r w:rsidR="005F28C8">
        <w:rPr>
          <w:rFonts w:hint="eastAsia"/>
        </w:rPr>
        <w:t>：</w:t>
      </w:r>
      <w:r w:rsidR="006B072B">
        <w:rPr>
          <w:rFonts w:hint="eastAsia"/>
        </w:rPr>
        <w:t>紧急泄压</w:t>
      </w:r>
      <w:r w:rsidR="00446F6E">
        <w:rPr>
          <w:rFonts w:hint="eastAsia"/>
        </w:rPr>
        <w:t>-</w:t>
      </w:r>
      <w:r>
        <w:rPr>
          <w:rFonts w:hint="eastAsia"/>
        </w:rPr>
        <w:t>Depressuring</w:t>
      </w:r>
      <w:bookmarkEnd w:id="121"/>
    </w:p>
    <w:p w:rsidR="005F28C8" w:rsidRDefault="00087D82" w:rsidP="00DC7A7A">
      <w:pPr>
        <w:pStyle w:val="20"/>
        <w:spacing w:before="156" w:after="156"/>
      </w:pPr>
      <w:bookmarkStart w:id="122" w:name="_Toc382316087"/>
      <w:r>
        <w:rPr>
          <w:rFonts w:hint="eastAsia"/>
        </w:rPr>
        <w:t>计算方法</w:t>
      </w:r>
      <w:bookmarkEnd w:id="122"/>
    </w:p>
    <w:p w:rsidR="007E0853" w:rsidRDefault="007E0853" w:rsidP="00DC7A7A">
      <w:pPr>
        <w:pStyle w:val="3"/>
        <w:spacing w:before="156" w:after="156"/>
      </w:pPr>
      <w:bookmarkStart w:id="123" w:name="_Toc382316088"/>
      <w:r>
        <w:rPr>
          <w:rFonts w:hint="eastAsia"/>
        </w:rPr>
        <w:t>简化法</w:t>
      </w:r>
      <w:r>
        <w:rPr>
          <w:rFonts w:hint="eastAsia"/>
        </w:rPr>
        <w:t>-Shortcut Method</w:t>
      </w:r>
      <w:bookmarkEnd w:id="123"/>
    </w:p>
    <w:p w:rsidR="001E5C69" w:rsidRDefault="001E5C69" w:rsidP="004D3293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Shortcut</w:t>
      </w:r>
      <w:r>
        <w:rPr>
          <w:rFonts w:hint="eastAsia"/>
        </w:rPr>
        <w:t>法的假设条件：</w:t>
      </w:r>
    </w:p>
    <w:p w:rsidR="001E5C69" w:rsidRDefault="001E5C69" w:rsidP="004D3293">
      <w:pPr>
        <w:pStyle w:val="a6"/>
        <w:numPr>
          <w:ilvl w:val="1"/>
          <w:numId w:val="43"/>
        </w:numPr>
        <w:ind w:firstLineChars="0"/>
      </w:pPr>
      <w:r>
        <w:rPr>
          <w:rFonts w:hint="eastAsia"/>
        </w:rPr>
        <w:t>组成不变、温度不变</w:t>
      </w:r>
    </w:p>
    <w:p w:rsidR="001E5C69" w:rsidRDefault="001E5C69" w:rsidP="004D3293">
      <w:pPr>
        <w:pStyle w:val="a6"/>
        <w:numPr>
          <w:ilvl w:val="1"/>
          <w:numId w:val="43"/>
        </w:numPr>
        <w:ind w:firstLineChars="0"/>
      </w:pPr>
      <w:r>
        <w:rPr>
          <w:rFonts w:hint="eastAsia"/>
        </w:rPr>
        <w:t>没有物料和热量的进入或输出（不适用火灾工况？）</w:t>
      </w:r>
    </w:p>
    <w:p w:rsidR="00996707" w:rsidRDefault="00996707" w:rsidP="004D3293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给定</w:t>
      </w:r>
    </w:p>
    <w:p w:rsidR="00996707" w:rsidRDefault="005371CF" w:rsidP="004D3293">
      <w:pPr>
        <w:pStyle w:val="a6"/>
        <w:numPr>
          <w:ilvl w:val="1"/>
          <w:numId w:val="43"/>
        </w:numPr>
        <w:ind w:firstLineChars="0"/>
      </w:pPr>
      <w:r>
        <w:rPr>
          <w:rFonts w:hint="eastAsia"/>
        </w:rPr>
        <w:t>泄压前压力</w:t>
      </w:r>
      <w:r w:rsidR="00996707">
        <w:rPr>
          <w:rFonts w:hint="eastAsia"/>
        </w:rPr>
        <w:t>P[initial], MPag</w:t>
      </w:r>
    </w:p>
    <w:p w:rsidR="00CB7FFD" w:rsidRDefault="00CB7FFD" w:rsidP="004D3293">
      <w:pPr>
        <w:pStyle w:val="a6"/>
        <w:numPr>
          <w:ilvl w:val="2"/>
          <w:numId w:val="43"/>
        </w:numPr>
        <w:ind w:firstLineChars="0"/>
      </w:pPr>
      <w:r>
        <w:rPr>
          <w:rFonts w:hint="eastAsia"/>
        </w:rPr>
        <w:t>泄放前压力</w:t>
      </w:r>
      <w:proofErr w:type="gramStart"/>
      <w:r>
        <w:rPr>
          <w:rFonts w:hint="eastAsia"/>
        </w:rPr>
        <w:t>取设备</w:t>
      </w:r>
      <w:proofErr w:type="gramEnd"/>
      <w:r>
        <w:rPr>
          <w:rFonts w:hint="eastAsia"/>
        </w:rPr>
        <w:t>的设计压力</w:t>
      </w:r>
      <w:r w:rsidR="004D5BEE">
        <w:rPr>
          <w:rFonts w:hint="eastAsia"/>
        </w:rPr>
        <w:t>(Bechtel notes)</w:t>
      </w:r>
    </w:p>
    <w:p w:rsidR="00996707" w:rsidRDefault="005371CF" w:rsidP="004D3293">
      <w:pPr>
        <w:pStyle w:val="a6"/>
        <w:numPr>
          <w:ilvl w:val="1"/>
          <w:numId w:val="43"/>
        </w:numPr>
        <w:ind w:firstLineChars="0"/>
      </w:pPr>
      <w:r>
        <w:rPr>
          <w:rFonts w:hint="eastAsia"/>
        </w:rPr>
        <w:t>气相密度</w:t>
      </w:r>
      <w:r w:rsidR="00996707">
        <w:rPr>
          <w:rFonts w:hint="eastAsia"/>
        </w:rPr>
        <w:t>Rmass[vapor], kg/m3</w:t>
      </w:r>
    </w:p>
    <w:p w:rsidR="00996707" w:rsidRDefault="005371CF" w:rsidP="004D3293">
      <w:pPr>
        <w:pStyle w:val="a6"/>
        <w:numPr>
          <w:ilvl w:val="1"/>
          <w:numId w:val="43"/>
        </w:numPr>
        <w:ind w:firstLineChars="0"/>
      </w:pPr>
      <w:r>
        <w:rPr>
          <w:rFonts w:hint="eastAsia"/>
        </w:rPr>
        <w:t>气相体积</w:t>
      </w:r>
      <w:r w:rsidR="00996707">
        <w:rPr>
          <w:rFonts w:hint="eastAsia"/>
        </w:rPr>
        <w:t>V[vapor], m3</w:t>
      </w:r>
    </w:p>
    <w:p w:rsidR="00261ED3" w:rsidRDefault="00261ED3" w:rsidP="004D3293">
      <w:pPr>
        <w:pStyle w:val="a6"/>
        <w:numPr>
          <w:ilvl w:val="2"/>
          <w:numId w:val="4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Details</w:t>
      </w:r>
      <w:r>
        <w:rPr>
          <w:rFonts w:hint="eastAsia"/>
        </w:rPr>
        <w:t>中可通过具体设备</w:t>
      </w:r>
      <w:r w:rsidR="00515D69">
        <w:rPr>
          <w:rFonts w:hint="eastAsia"/>
        </w:rPr>
        <w:t>空间体积和液相体积</w:t>
      </w:r>
      <w:r>
        <w:rPr>
          <w:rFonts w:hint="eastAsia"/>
        </w:rPr>
        <w:t>计算得到</w:t>
      </w:r>
    </w:p>
    <w:p w:rsidR="007E0853" w:rsidRDefault="005371CF" w:rsidP="004D3293">
      <w:pPr>
        <w:pStyle w:val="a6"/>
        <w:numPr>
          <w:ilvl w:val="1"/>
          <w:numId w:val="43"/>
        </w:numPr>
        <w:ind w:firstLineChars="0"/>
      </w:pPr>
      <w:r>
        <w:rPr>
          <w:rFonts w:hint="eastAsia"/>
        </w:rPr>
        <w:t>设计压力</w:t>
      </w:r>
      <w:r w:rsidR="00996707">
        <w:rPr>
          <w:rFonts w:hint="eastAsia"/>
        </w:rPr>
        <w:t>P[design], MPag</w:t>
      </w:r>
    </w:p>
    <w:p w:rsidR="00996707" w:rsidRDefault="00996707" w:rsidP="004D3293">
      <w:pPr>
        <w:pStyle w:val="a6"/>
        <w:numPr>
          <w:ilvl w:val="1"/>
          <w:numId w:val="43"/>
        </w:numPr>
        <w:ind w:firstLineChars="0"/>
      </w:pPr>
      <w:r>
        <w:rPr>
          <w:rFonts w:hint="eastAsia"/>
        </w:rPr>
        <w:t>泄压要求</w:t>
      </w:r>
      <w:r>
        <w:rPr>
          <w:rFonts w:hint="eastAsia"/>
        </w:rPr>
        <w:t xml:space="preserve">: </w:t>
      </w:r>
    </w:p>
    <w:p w:rsidR="00996707" w:rsidRDefault="00996707" w:rsidP="004D3293">
      <w:pPr>
        <w:pStyle w:val="a6"/>
        <w:numPr>
          <w:ilvl w:val="2"/>
          <w:numId w:val="43"/>
        </w:numPr>
        <w:ind w:firstLineChars="0"/>
      </w:pPr>
      <w:r>
        <w:rPr>
          <w:rFonts w:hint="eastAsia"/>
        </w:rPr>
        <w:t>21bar/min</w:t>
      </w:r>
    </w:p>
    <w:p w:rsidR="00996707" w:rsidRDefault="00996707" w:rsidP="004D3293">
      <w:pPr>
        <w:pStyle w:val="a6"/>
        <w:numPr>
          <w:ilvl w:val="2"/>
          <w:numId w:val="43"/>
        </w:numPr>
        <w:ind w:firstLineChars="0"/>
      </w:pPr>
      <w:r>
        <w:rPr>
          <w:rFonts w:hint="eastAsia"/>
        </w:rPr>
        <w:t>7bar/min</w:t>
      </w:r>
    </w:p>
    <w:p w:rsidR="00996707" w:rsidRDefault="00996707" w:rsidP="004D3293">
      <w:pPr>
        <w:pStyle w:val="a6"/>
        <w:numPr>
          <w:ilvl w:val="2"/>
          <w:numId w:val="43"/>
        </w:numPr>
        <w:ind w:firstLineChars="0"/>
      </w:pPr>
      <w:r>
        <w:rPr>
          <w:rFonts w:hint="eastAsia"/>
        </w:rPr>
        <w:t>15min</w:t>
      </w:r>
      <w:r>
        <w:rPr>
          <w:rFonts w:hint="eastAsia"/>
        </w:rPr>
        <w:t>内将压力泄放到设计压力的</w:t>
      </w:r>
      <w:r>
        <w:rPr>
          <w:rFonts w:hint="eastAsia"/>
        </w:rPr>
        <w:t>1/2</w:t>
      </w:r>
    </w:p>
    <w:p w:rsidR="00996707" w:rsidRDefault="00996707" w:rsidP="004D3293">
      <w:pPr>
        <w:pStyle w:val="a6"/>
        <w:numPr>
          <w:ilvl w:val="2"/>
          <w:numId w:val="43"/>
        </w:numPr>
        <w:ind w:firstLineChars="0"/>
      </w:pPr>
      <w:r>
        <w:rPr>
          <w:rFonts w:hint="eastAsia"/>
        </w:rPr>
        <w:t>15min</w:t>
      </w:r>
      <w:r>
        <w:rPr>
          <w:rFonts w:hint="eastAsia"/>
        </w:rPr>
        <w:t>内将压力泄放到</w:t>
      </w:r>
      <w:r>
        <w:rPr>
          <w:rFonts w:hint="eastAsia"/>
        </w:rPr>
        <w:t>7barg</w:t>
      </w:r>
    </w:p>
    <w:p w:rsidR="00996707" w:rsidRDefault="00996707" w:rsidP="004D3293">
      <w:pPr>
        <w:pStyle w:val="a6"/>
        <w:numPr>
          <w:ilvl w:val="2"/>
          <w:numId w:val="43"/>
        </w:numPr>
        <w:ind w:firstLineChars="0"/>
      </w:pPr>
      <w:r>
        <w:rPr>
          <w:rFonts w:hint="eastAsia"/>
        </w:rPr>
        <w:t>自定义</w:t>
      </w:r>
    </w:p>
    <w:p w:rsidR="00996707" w:rsidRDefault="00996707" w:rsidP="004D3293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根据泄压要求得到</w:t>
      </w:r>
      <w:r>
        <w:rPr>
          <w:rFonts w:hint="eastAsia"/>
        </w:rPr>
        <w:t>P[t_required]</w:t>
      </w:r>
      <w:r>
        <w:rPr>
          <w:rFonts w:hint="eastAsia"/>
        </w:rPr>
        <w:t>和</w:t>
      </w:r>
      <w:r>
        <w:rPr>
          <w:rFonts w:hint="eastAsia"/>
        </w:rPr>
        <w:t>t</w:t>
      </w:r>
      <w:r w:rsidR="00096145">
        <w:rPr>
          <w:rFonts w:hint="eastAsia"/>
        </w:rPr>
        <w:t>，具体方法如下表</w:t>
      </w:r>
    </w:p>
    <w:tbl>
      <w:tblPr>
        <w:tblStyle w:val="a8"/>
        <w:tblW w:w="7905" w:type="dxa"/>
        <w:tblLook w:val="04A0" w:firstRow="1" w:lastRow="0" w:firstColumn="1" w:lastColumn="0" w:noHBand="0" w:noVBand="1"/>
      </w:tblPr>
      <w:tblGrid>
        <w:gridCol w:w="3899"/>
        <w:gridCol w:w="2163"/>
        <w:gridCol w:w="1843"/>
      </w:tblGrid>
      <w:tr w:rsidR="00996707" w:rsidRPr="00096145" w:rsidTr="00096145">
        <w:tc>
          <w:tcPr>
            <w:tcW w:w="3899" w:type="dxa"/>
          </w:tcPr>
          <w:p w:rsidR="00996707" w:rsidRPr="00096145" w:rsidRDefault="005462FB" w:rsidP="005462F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泄压要求</w:t>
            </w:r>
          </w:p>
        </w:tc>
        <w:tc>
          <w:tcPr>
            <w:tcW w:w="2163" w:type="dxa"/>
          </w:tcPr>
          <w:p w:rsidR="00996707" w:rsidRPr="00096145" w:rsidRDefault="00996707" w:rsidP="00996707">
            <w:pPr>
              <w:rPr>
                <w:b/>
              </w:rPr>
            </w:pPr>
            <w:r w:rsidRPr="00096145">
              <w:rPr>
                <w:rFonts w:hint="eastAsia"/>
                <w:b/>
              </w:rPr>
              <w:t>P[t_required],MPag</w:t>
            </w:r>
          </w:p>
        </w:tc>
        <w:tc>
          <w:tcPr>
            <w:tcW w:w="1843" w:type="dxa"/>
          </w:tcPr>
          <w:p w:rsidR="00996707" w:rsidRPr="00096145" w:rsidRDefault="00996707" w:rsidP="00996707">
            <w:pPr>
              <w:rPr>
                <w:b/>
              </w:rPr>
            </w:pPr>
            <w:r w:rsidRPr="00096145">
              <w:rPr>
                <w:rFonts w:hint="eastAsia"/>
                <w:b/>
              </w:rPr>
              <w:t>t[required], hr</w:t>
            </w:r>
          </w:p>
        </w:tc>
      </w:tr>
      <w:tr w:rsidR="00996707" w:rsidTr="00096145">
        <w:tc>
          <w:tcPr>
            <w:tcW w:w="3899" w:type="dxa"/>
          </w:tcPr>
          <w:p w:rsidR="00996707" w:rsidRDefault="00996707" w:rsidP="00096145">
            <w:pPr>
              <w:jc w:val="center"/>
            </w:pPr>
            <w:r>
              <w:rPr>
                <w:rFonts w:hint="eastAsia"/>
              </w:rPr>
              <w:t>21bar/min</w:t>
            </w:r>
          </w:p>
        </w:tc>
        <w:tc>
          <w:tcPr>
            <w:tcW w:w="2163" w:type="dxa"/>
          </w:tcPr>
          <w:p w:rsidR="00996707" w:rsidRDefault="00996707" w:rsidP="00096145">
            <w:pPr>
              <w:jc w:val="center"/>
            </w:pPr>
            <w:r>
              <w:rPr>
                <w:rFonts w:hint="eastAsia"/>
              </w:rPr>
              <w:t>P[initial]-2.1</w:t>
            </w:r>
          </w:p>
        </w:tc>
        <w:tc>
          <w:tcPr>
            <w:tcW w:w="1843" w:type="dxa"/>
          </w:tcPr>
          <w:p w:rsidR="00996707" w:rsidRDefault="00996707" w:rsidP="00096145">
            <w:pPr>
              <w:jc w:val="center"/>
            </w:pPr>
            <w:r>
              <w:rPr>
                <w:rFonts w:hint="eastAsia"/>
              </w:rPr>
              <w:t>1/60</w:t>
            </w:r>
          </w:p>
        </w:tc>
      </w:tr>
      <w:tr w:rsidR="00996707" w:rsidTr="00096145">
        <w:tc>
          <w:tcPr>
            <w:tcW w:w="3899" w:type="dxa"/>
          </w:tcPr>
          <w:p w:rsidR="00996707" w:rsidRDefault="00996707" w:rsidP="00096145">
            <w:pPr>
              <w:jc w:val="center"/>
            </w:pPr>
            <w:r>
              <w:rPr>
                <w:rFonts w:hint="eastAsia"/>
              </w:rPr>
              <w:t>7bar/min</w:t>
            </w:r>
          </w:p>
        </w:tc>
        <w:tc>
          <w:tcPr>
            <w:tcW w:w="2163" w:type="dxa"/>
          </w:tcPr>
          <w:p w:rsidR="00996707" w:rsidRDefault="00996707" w:rsidP="00096145">
            <w:pPr>
              <w:jc w:val="center"/>
            </w:pPr>
            <w:r>
              <w:rPr>
                <w:rFonts w:hint="eastAsia"/>
              </w:rPr>
              <w:t>P[initial]-0.7</w:t>
            </w:r>
          </w:p>
        </w:tc>
        <w:tc>
          <w:tcPr>
            <w:tcW w:w="1843" w:type="dxa"/>
          </w:tcPr>
          <w:p w:rsidR="00996707" w:rsidRDefault="00996707" w:rsidP="00096145">
            <w:pPr>
              <w:jc w:val="center"/>
            </w:pPr>
            <w:r>
              <w:rPr>
                <w:rFonts w:hint="eastAsia"/>
              </w:rPr>
              <w:t>1/60</w:t>
            </w:r>
          </w:p>
        </w:tc>
      </w:tr>
      <w:tr w:rsidR="00996707" w:rsidTr="00096145">
        <w:tc>
          <w:tcPr>
            <w:tcW w:w="3899" w:type="dxa"/>
          </w:tcPr>
          <w:p w:rsidR="00996707" w:rsidRDefault="00996707" w:rsidP="00096145">
            <w:pPr>
              <w:jc w:val="center"/>
            </w:pPr>
            <w:r>
              <w:rPr>
                <w:rFonts w:hint="eastAsia"/>
              </w:rPr>
              <w:t>15min</w:t>
            </w:r>
            <w:r>
              <w:rPr>
                <w:rFonts w:hint="eastAsia"/>
              </w:rPr>
              <w:t>内将压力泄放到设计压力的</w:t>
            </w:r>
            <w:r>
              <w:rPr>
                <w:rFonts w:hint="eastAsia"/>
              </w:rPr>
              <w:t>1/2</w:t>
            </w:r>
          </w:p>
        </w:tc>
        <w:tc>
          <w:tcPr>
            <w:tcW w:w="2163" w:type="dxa"/>
          </w:tcPr>
          <w:p w:rsidR="00996707" w:rsidRDefault="00996707" w:rsidP="00096145">
            <w:pPr>
              <w:jc w:val="center"/>
            </w:pPr>
            <w:r>
              <w:rPr>
                <w:rFonts w:hint="eastAsia"/>
              </w:rPr>
              <w:t>P[design</w:t>
            </w:r>
            <w:r>
              <w:t>]</w:t>
            </w:r>
            <w:r>
              <w:rPr>
                <w:rFonts w:hint="eastAsia"/>
              </w:rPr>
              <w:t>/2</w:t>
            </w:r>
          </w:p>
        </w:tc>
        <w:tc>
          <w:tcPr>
            <w:tcW w:w="1843" w:type="dxa"/>
          </w:tcPr>
          <w:p w:rsidR="00996707" w:rsidRDefault="00996707" w:rsidP="00096145">
            <w:pPr>
              <w:jc w:val="center"/>
            </w:pPr>
            <w:r>
              <w:rPr>
                <w:rFonts w:hint="eastAsia"/>
              </w:rPr>
              <w:t>15/60</w:t>
            </w:r>
          </w:p>
        </w:tc>
      </w:tr>
      <w:tr w:rsidR="00996707" w:rsidTr="00096145">
        <w:tc>
          <w:tcPr>
            <w:tcW w:w="3899" w:type="dxa"/>
          </w:tcPr>
          <w:p w:rsidR="00996707" w:rsidRDefault="00996707" w:rsidP="00096145">
            <w:pPr>
              <w:jc w:val="center"/>
            </w:pPr>
            <w:r>
              <w:rPr>
                <w:rFonts w:hint="eastAsia"/>
              </w:rPr>
              <w:t>15min</w:t>
            </w:r>
            <w:r>
              <w:rPr>
                <w:rFonts w:hint="eastAsia"/>
              </w:rPr>
              <w:t>内将压力泄放到</w:t>
            </w:r>
            <w:r>
              <w:rPr>
                <w:rFonts w:hint="eastAsia"/>
              </w:rPr>
              <w:t>7barg</w:t>
            </w:r>
          </w:p>
        </w:tc>
        <w:tc>
          <w:tcPr>
            <w:tcW w:w="2163" w:type="dxa"/>
          </w:tcPr>
          <w:p w:rsidR="00996707" w:rsidRDefault="00996707" w:rsidP="00096145">
            <w:pPr>
              <w:jc w:val="center"/>
            </w:pPr>
            <w:r>
              <w:rPr>
                <w:rFonts w:hint="eastAsia"/>
              </w:rPr>
              <w:t>0.7</w:t>
            </w:r>
          </w:p>
        </w:tc>
        <w:tc>
          <w:tcPr>
            <w:tcW w:w="1843" w:type="dxa"/>
          </w:tcPr>
          <w:p w:rsidR="00996707" w:rsidRDefault="00996707" w:rsidP="00096145">
            <w:pPr>
              <w:jc w:val="center"/>
            </w:pPr>
            <w:r>
              <w:rPr>
                <w:rFonts w:hint="eastAsia"/>
              </w:rPr>
              <w:t>15/60</w:t>
            </w:r>
          </w:p>
        </w:tc>
      </w:tr>
    </w:tbl>
    <w:p w:rsidR="009C3837" w:rsidRDefault="009C3837" w:rsidP="009C3837">
      <w:pPr>
        <w:pStyle w:val="a6"/>
        <w:ind w:left="420" w:firstLineChars="0" w:firstLine="0"/>
      </w:pPr>
    </w:p>
    <w:p w:rsidR="009C3837" w:rsidRDefault="00247D97" w:rsidP="004D3293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求</w:t>
      </w:r>
      <w:r>
        <w:rPr>
          <w:rFonts w:hint="eastAsia"/>
        </w:rPr>
        <w:t>t[constant]</w:t>
      </w:r>
      <w:r w:rsidR="005371CF">
        <w:rPr>
          <w:rFonts w:hint="eastAsia"/>
        </w:rPr>
        <w:t>, hr</w:t>
      </w:r>
    </w:p>
    <w:p w:rsidR="00247D97" w:rsidRDefault="00247D97" w:rsidP="004D3293">
      <w:pPr>
        <w:pStyle w:val="a6"/>
        <w:numPr>
          <w:ilvl w:val="1"/>
          <w:numId w:val="43"/>
        </w:numPr>
        <w:ind w:firstLineChars="0"/>
      </w:pPr>
      <w:r>
        <w:rPr>
          <w:rFonts w:hint="eastAsia"/>
        </w:rPr>
        <w:t>t[constant]=t[required]/(ln(P[initial]/P[t_required])</w:t>
      </w:r>
    </w:p>
    <w:p w:rsidR="005371CF" w:rsidRDefault="005371CF" w:rsidP="004D3293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求初始</w:t>
      </w:r>
      <w:proofErr w:type="gramStart"/>
      <w:r>
        <w:rPr>
          <w:rFonts w:hint="eastAsia"/>
        </w:rPr>
        <w:t>泄</w:t>
      </w:r>
      <w:proofErr w:type="gramEnd"/>
      <w:r>
        <w:rPr>
          <w:rFonts w:hint="eastAsia"/>
        </w:rPr>
        <w:t>压流量</w:t>
      </w:r>
      <w:r>
        <w:rPr>
          <w:rFonts w:hint="eastAsia"/>
        </w:rPr>
        <w:t>W[initial_depr], kg/hr</w:t>
      </w:r>
    </w:p>
    <w:p w:rsidR="005371CF" w:rsidRDefault="005371CF" w:rsidP="004D3293">
      <w:pPr>
        <w:pStyle w:val="a6"/>
        <w:numPr>
          <w:ilvl w:val="1"/>
          <w:numId w:val="43"/>
        </w:numPr>
        <w:ind w:firstLineChars="0"/>
      </w:pPr>
      <w:r>
        <w:rPr>
          <w:rFonts w:hint="eastAsia"/>
        </w:rPr>
        <w:t>W[initial_depr]=Rmass[vapor]*V[vapor]/t[constant]</w:t>
      </w:r>
    </w:p>
    <w:p w:rsidR="005371CF" w:rsidRDefault="00B5337D" w:rsidP="004D3293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求泄压流量和压力函数</w:t>
      </w:r>
      <w:r>
        <w:rPr>
          <w:rFonts w:hint="eastAsia"/>
        </w:rPr>
        <w:t>W(t)</w:t>
      </w:r>
      <w:r>
        <w:rPr>
          <w:rFonts w:hint="eastAsia"/>
        </w:rPr>
        <w:t>和</w:t>
      </w:r>
      <w:r>
        <w:rPr>
          <w:rFonts w:hint="eastAsia"/>
        </w:rPr>
        <w:t>P(t)</w:t>
      </w:r>
    </w:p>
    <w:p w:rsidR="00B5337D" w:rsidRDefault="00B5337D" w:rsidP="004D3293">
      <w:pPr>
        <w:pStyle w:val="a6"/>
        <w:numPr>
          <w:ilvl w:val="1"/>
          <w:numId w:val="43"/>
        </w:numPr>
        <w:ind w:firstLineChars="0"/>
      </w:pPr>
      <w:r>
        <w:rPr>
          <w:rFonts w:hint="eastAsia"/>
        </w:rPr>
        <w:t>W(t) = W[initial_depr] * exp (-t/t[constant])</w:t>
      </w:r>
    </w:p>
    <w:p w:rsidR="00B5337D" w:rsidRDefault="00B5337D" w:rsidP="004D3293">
      <w:pPr>
        <w:pStyle w:val="a6"/>
        <w:numPr>
          <w:ilvl w:val="1"/>
          <w:numId w:val="43"/>
        </w:numPr>
        <w:ind w:firstLineChars="0"/>
      </w:pPr>
      <w:r>
        <w:rPr>
          <w:rFonts w:hint="eastAsia"/>
        </w:rPr>
        <w:t>P(t)=P[initial] * exp (-t/t[constant])</w:t>
      </w:r>
    </w:p>
    <w:p w:rsidR="00EF4DF1" w:rsidRDefault="00EF4DF1" w:rsidP="004D3293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W(t)</w:t>
      </w:r>
      <w:r>
        <w:rPr>
          <w:rFonts w:hint="eastAsia"/>
        </w:rPr>
        <w:t>和</w:t>
      </w:r>
      <w:r>
        <w:rPr>
          <w:rFonts w:hint="eastAsia"/>
        </w:rPr>
        <w:t>P(t)</w:t>
      </w:r>
      <w:r>
        <w:rPr>
          <w:rFonts w:hint="eastAsia"/>
        </w:rPr>
        <w:t>可做图。</w:t>
      </w:r>
    </w:p>
    <w:p w:rsidR="00996707" w:rsidRDefault="00996707" w:rsidP="00996707"/>
    <w:p w:rsidR="007E0853" w:rsidRDefault="007E0853" w:rsidP="00DC7A7A">
      <w:pPr>
        <w:pStyle w:val="3"/>
        <w:spacing w:before="156" w:after="156"/>
      </w:pPr>
      <w:bookmarkStart w:id="124" w:name="_Toc382316089"/>
      <w:r>
        <w:rPr>
          <w:rFonts w:hint="eastAsia"/>
        </w:rPr>
        <w:t>导入</w:t>
      </w:r>
      <w:r>
        <w:rPr>
          <w:rFonts w:hint="eastAsia"/>
        </w:rPr>
        <w:t>PROII DEPR Unit</w:t>
      </w:r>
      <w:r>
        <w:rPr>
          <w:rFonts w:hint="eastAsia"/>
        </w:rPr>
        <w:t>计算</w:t>
      </w:r>
      <w:bookmarkEnd w:id="124"/>
    </w:p>
    <w:p w:rsidR="00087D82" w:rsidRDefault="00625523" w:rsidP="004D3293">
      <w:pPr>
        <w:pStyle w:val="a6"/>
        <w:numPr>
          <w:ilvl w:val="0"/>
          <w:numId w:val="44"/>
        </w:numPr>
        <w:ind w:firstLineChars="0"/>
      </w:pPr>
      <w:r>
        <w:rPr>
          <w:rFonts w:hint="eastAsia"/>
        </w:rPr>
        <w:t>选择是否</w:t>
      </w:r>
      <w:r w:rsidR="0076653E">
        <w:rPr>
          <w:rFonts w:hint="eastAsia"/>
        </w:rPr>
        <w:t>同时考虑</w:t>
      </w:r>
      <w:r>
        <w:rPr>
          <w:rFonts w:hint="eastAsia"/>
        </w:rPr>
        <w:t>火灾工况？</w:t>
      </w:r>
    </w:p>
    <w:p w:rsidR="00625523" w:rsidRDefault="00340247" w:rsidP="004D3293">
      <w:pPr>
        <w:pStyle w:val="a6"/>
        <w:numPr>
          <w:ilvl w:val="0"/>
          <w:numId w:val="44"/>
        </w:numPr>
        <w:ind w:firstLineChars="0"/>
      </w:pPr>
      <w:r>
        <w:rPr>
          <w:rFonts w:hint="eastAsia"/>
        </w:rPr>
        <w:t>PROII DEPR UNIT</w:t>
      </w:r>
      <w:r>
        <w:rPr>
          <w:rFonts w:hint="eastAsia"/>
        </w:rPr>
        <w:t>输入条件包括：</w:t>
      </w:r>
    </w:p>
    <w:p w:rsidR="00340247" w:rsidRDefault="00F46BB1" w:rsidP="004D3293">
      <w:pPr>
        <w:pStyle w:val="a6"/>
        <w:numPr>
          <w:ilvl w:val="1"/>
          <w:numId w:val="44"/>
        </w:numPr>
        <w:ind w:firstLineChars="0"/>
      </w:pPr>
      <w:r>
        <w:rPr>
          <w:rFonts w:hint="eastAsia"/>
        </w:rPr>
        <w:t>Feed Stream</w:t>
      </w:r>
      <w:r w:rsidR="005F18F3">
        <w:rPr>
          <w:rFonts w:hint="eastAsia"/>
        </w:rPr>
        <w:t>：通过用户选择</w:t>
      </w:r>
    </w:p>
    <w:p w:rsidR="004C117E" w:rsidRDefault="005F18F3" w:rsidP="004D3293">
      <w:pPr>
        <w:pStyle w:val="a6"/>
        <w:numPr>
          <w:ilvl w:val="1"/>
          <w:numId w:val="44"/>
        </w:numPr>
        <w:ind w:firstLineChars="0"/>
      </w:pPr>
      <w:r>
        <w:rPr>
          <w:rFonts w:hint="eastAsia"/>
        </w:rPr>
        <w:t>DEPR</w:t>
      </w:r>
      <w:r w:rsidR="00F46BB1">
        <w:rPr>
          <w:rFonts w:hint="eastAsia"/>
        </w:rPr>
        <w:t xml:space="preserve"> Elapsed time</w:t>
      </w:r>
      <w:r>
        <w:rPr>
          <w:rFonts w:hint="eastAsia"/>
        </w:rPr>
        <w:t>：</w:t>
      </w:r>
    </w:p>
    <w:p w:rsidR="004C117E" w:rsidRDefault="005F18F3" w:rsidP="004D3293">
      <w:pPr>
        <w:pStyle w:val="a6"/>
        <w:numPr>
          <w:ilvl w:val="2"/>
          <w:numId w:val="44"/>
        </w:numPr>
        <w:ind w:firstLineChars="0"/>
      </w:pPr>
      <w:r>
        <w:rPr>
          <w:rFonts w:hint="eastAsia"/>
        </w:rPr>
        <w:lastRenderedPageBreak/>
        <w:t>根据泄压要求确定</w:t>
      </w:r>
      <w:r w:rsidR="006957DB">
        <w:rPr>
          <w:rFonts w:hint="eastAsia"/>
        </w:rPr>
        <w:t>即</w:t>
      </w:r>
      <w:r w:rsidR="006957DB">
        <w:rPr>
          <w:rFonts w:hint="eastAsia"/>
        </w:rPr>
        <w:t>t[required]</w:t>
      </w:r>
      <w:r w:rsidR="004C117E">
        <w:rPr>
          <w:rFonts w:hint="eastAsia"/>
        </w:rPr>
        <w:t>或根据实际情况设定</w:t>
      </w:r>
    </w:p>
    <w:p w:rsidR="005F18F3" w:rsidRDefault="005F18F3" w:rsidP="004D3293">
      <w:pPr>
        <w:pStyle w:val="a6"/>
        <w:numPr>
          <w:ilvl w:val="1"/>
          <w:numId w:val="44"/>
        </w:numPr>
        <w:ind w:firstLineChars="0"/>
      </w:pPr>
      <w:r>
        <w:rPr>
          <w:rFonts w:hint="eastAsia"/>
        </w:rPr>
        <w:t>Time step</w:t>
      </w:r>
      <w:r>
        <w:rPr>
          <w:rFonts w:hint="eastAsia"/>
        </w:rPr>
        <w:t>：可设为</w:t>
      </w:r>
      <w:r>
        <w:rPr>
          <w:rFonts w:hint="eastAsia"/>
        </w:rPr>
        <w:t>1min</w:t>
      </w:r>
    </w:p>
    <w:p w:rsidR="006957DB" w:rsidRDefault="00F46BB1" w:rsidP="004D3293">
      <w:pPr>
        <w:pStyle w:val="a6"/>
        <w:numPr>
          <w:ilvl w:val="1"/>
          <w:numId w:val="44"/>
        </w:numPr>
        <w:ind w:firstLineChars="0"/>
      </w:pPr>
      <w:r>
        <w:rPr>
          <w:rFonts w:hint="eastAsia"/>
        </w:rPr>
        <w:t>Vessel Volume</w:t>
      </w:r>
      <w:r w:rsidR="006957DB">
        <w:rPr>
          <w:rFonts w:hint="eastAsia"/>
        </w:rPr>
        <w:t>：根据上述输入中</w:t>
      </w:r>
      <w:r w:rsidR="006957DB">
        <w:rPr>
          <w:rFonts w:hint="eastAsia"/>
        </w:rPr>
        <w:t>Details</w:t>
      </w:r>
      <w:r w:rsidR="006957DB">
        <w:rPr>
          <w:rFonts w:hint="eastAsia"/>
        </w:rPr>
        <w:t>信息计算得到或自定义</w:t>
      </w:r>
    </w:p>
    <w:p w:rsidR="006957DB" w:rsidRDefault="00F46BB1" w:rsidP="004D3293">
      <w:pPr>
        <w:pStyle w:val="a6"/>
        <w:numPr>
          <w:ilvl w:val="1"/>
          <w:numId w:val="44"/>
        </w:numPr>
        <w:ind w:firstLineChars="0"/>
      </w:pPr>
      <w:r>
        <w:rPr>
          <w:rFonts w:hint="eastAsia"/>
        </w:rPr>
        <w:t xml:space="preserve">Liquid </w:t>
      </w:r>
      <w:r w:rsidR="006957DB">
        <w:rPr>
          <w:rFonts w:hint="eastAsia"/>
        </w:rPr>
        <w:t>Holdup</w:t>
      </w:r>
      <w:r w:rsidR="006957DB">
        <w:rPr>
          <w:rFonts w:hint="eastAsia"/>
        </w:rPr>
        <w:t>：根据</w:t>
      </w:r>
      <w:r w:rsidR="006957DB">
        <w:rPr>
          <w:rFonts w:hint="eastAsia"/>
        </w:rPr>
        <w:t>Details</w:t>
      </w:r>
      <w:r w:rsidR="006957DB">
        <w:rPr>
          <w:rFonts w:hint="eastAsia"/>
        </w:rPr>
        <w:t>信息计算得到或自定义</w:t>
      </w:r>
    </w:p>
    <w:p w:rsidR="006957DB" w:rsidRDefault="006957DB" w:rsidP="004D3293">
      <w:pPr>
        <w:pStyle w:val="a6"/>
        <w:numPr>
          <w:ilvl w:val="1"/>
          <w:numId w:val="44"/>
        </w:numPr>
        <w:ind w:firstLineChars="0"/>
      </w:pPr>
      <w:r>
        <w:rPr>
          <w:rFonts w:hint="eastAsia"/>
        </w:rPr>
        <w:t>Heat Input Model</w:t>
      </w:r>
      <w:r>
        <w:rPr>
          <w:rFonts w:hint="eastAsia"/>
        </w:rPr>
        <w:t>：如果选择了</w:t>
      </w:r>
      <w:r>
        <w:rPr>
          <w:rFonts w:hint="eastAsia"/>
        </w:rPr>
        <w:t>Fire</w:t>
      </w:r>
      <w:r>
        <w:rPr>
          <w:rFonts w:hint="eastAsia"/>
        </w:rPr>
        <w:t>，则选择一种模型</w:t>
      </w:r>
    </w:p>
    <w:p w:rsidR="006957DB" w:rsidRDefault="00180682" w:rsidP="004D3293">
      <w:pPr>
        <w:pStyle w:val="a6"/>
        <w:numPr>
          <w:ilvl w:val="1"/>
          <w:numId w:val="44"/>
        </w:numPr>
        <w:ind w:firstLineChars="0"/>
      </w:pPr>
      <w:r>
        <w:rPr>
          <w:rFonts w:hint="eastAsia"/>
        </w:rPr>
        <w:t>Valve</w:t>
      </w:r>
      <w:r w:rsidR="00F46BB1">
        <w:rPr>
          <w:rFonts w:hint="eastAsia"/>
        </w:rPr>
        <w:t xml:space="preserve"> Data</w:t>
      </w:r>
      <w:r>
        <w:rPr>
          <w:rFonts w:hint="eastAsia"/>
        </w:rPr>
        <w:t>：缺省选</w:t>
      </w:r>
      <w:r>
        <w:rPr>
          <w:rFonts w:hint="eastAsia"/>
        </w:rPr>
        <w:t>Sonic</w:t>
      </w:r>
      <w:r>
        <w:rPr>
          <w:rFonts w:hint="eastAsia"/>
        </w:rPr>
        <w:t>并给定一个</w:t>
      </w:r>
      <w:r>
        <w:rPr>
          <w:rFonts w:hint="eastAsia"/>
        </w:rPr>
        <w:t>Valve Constant</w:t>
      </w:r>
      <w:r>
        <w:rPr>
          <w:rFonts w:hint="eastAsia"/>
        </w:rPr>
        <w:t>初值</w:t>
      </w:r>
      <w:r>
        <w:rPr>
          <w:rFonts w:hint="eastAsia"/>
        </w:rPr>
        <w:t>(=500)</w:t>
      </w:r>
    </w:p>
    <w:p w:rsidR="00180682" w:rsidRDefault="00740627" w:rsidP="004D3293">
      <w:pPr>
        <w:pStyle w:val="a6"/>
        <w:numPr>
          <w:ilvl w:val="0"/>
          <w:numId w:val="4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PROII</w:t>
      </w:r>
      <w:r>
        <w:rPr>
          <w:rFonts w:hint="eastAsia"/>
        </w:rPr>
        <w:t>中创建的单元</w:t>
      </w:r>
    </w:p>
    <w:p w:rsidR="00740627" w:rsidRDefault="00740627" w:rsidP="004D3293">
      <w:pPr>
        <w:pStyle w:val="a6"/>
        <w:numPr>
          <w:ilvl w:val="1"/>
          <w:numId w:val="44"/>
        </w:numPr>
        <w:ind w:firstLineChars="0"/>
      </w:pPr>
      <w:r>
        <w:rPr>
          <w:rFonts w:hint="eastAsia"/>
        </w:rPr>
        <w:t>Feed Stream, S1</w:t>
      </w:r>
    </w:p>
    <w:p w:rsidR="00740627" w:rsidRDefault="00740627" w:rsidP="004D3293">
      <w:pPr>
        <w:pStyle w:val="a6"/>
        <w:numPr>
          <w:ilvl w:val="1"/>
          <w:numId w:val="44"/>
        </w:numPr>
        <w:ind w:firstLineChars="0"/>
      </w:pPr>
      <w:r>
        <w:rPr>
          <w:rFonts w:hint="eastAsia"/>
        </w:rPr>
        <w:t>DEPR unit, DP1</w:t>
      </w:r>
      <w:r w:rsidR="00F46BB1">
        <w:rPr>
          <w:rFonts w:hint="eastAsia"/>
        </w:rPr>
        <w:t>：参数设置如上。</w:t>
      </w:r>
    </w:p>
    <w:p w:rsidR="00740627" w:rsidRDefault="00740627" w:rsidP="004D3293">
      <w:pPr>
        <w:pStyle w:val="a6"/>
        <w:numPr>
          <w:ilvl w:val="1"/>
          <w:numId w:val="44"/>
        </w:numPr>
        <w:ind w:firstLineChars="0"/>
      </w:pPr>
      <w:r>
        <w:rPr>
          <w:rFonts w:hint="eastAsia"/>
        </w:rPr>
        <w:t>Vapor Product Stream, S2</w:t>
      </w:r>
    </w:p>
    <w:p w:rsidR="00740627" w:rsidRDefault="00740627" w:rsidP="004D3293">
      <w:pPr>
        <w:pStyle w:val="a6"/>
        <w:numPr>
          <w:ilvl w:val="1"/>
          <w:numId w:val="44"/>
        </w:numPr>
        <w:ind w:firstLineChars="0"/>
      </w:pPr>
      <w:r>
        <w:rPr>
          <w:rFonts w:hint="eastAsia"/>
        </w:rPr>
        <w:t>Controller, CN1</w:t>
      </w:r>
      <w:r w:rsidR="00F46BB1">
        <w:rPr>
          <w:rFonts w:hint="eastAsia"/>
        </w:rPr>
        <w:t>：</w:t>
      </w:r>
      <w:r w:rsidR="00F46BB1">
        <w:rPr>
          <w:rFonts w:hint="eastAsia"/>
        </w:rPr>
        <w:t>Spec</w:t>
      </w:r>
      <w:r w:rsidR="00F83788">
        <w:rPr>
          <w:rFonts w:hint="eastAsia"/>
        </w:rPr>
        <w:t>= (Final Pressure=P[t_required]</w:t>
      </w:r>
      <w:r w:rsidR="004C117E">
        <w:rPr>
          <w:rFonts w:hint="eastAsia"/>
        </w:rPr>
        <w:t>或与</w:t>
      </w:r>
      <w:r w:rsidR="004C117E">
        <w:rPr>
          <w:rFonts w:hint="eastAsia"/>
        </w:rPr>
        <w:t>Elapsed Time</w:t>
      </w:r>
      <w:r w:rsidR="004C117E">
        <w:rPr>
          <w:rFonts w:hint="eastAsia"/>
        </w:rPr>
        <w:t>匹配的泄压最终压力</w:t>
      </w:r>
      <w:r w:rsidR="00F83788">
        <w:rPr>
          <w:rFonts w:hint="eastAsia"/>
        </w:rPr>
        <w:t>), Variable=Valve Constant.</w:t>
      </w:r>
    </w:p>
    <w:p w:rsidR="00F83788" w:rsidRDefault="00F83788" w:rsidP="00F83788">
      <w:pPr>
        <w:pStyle w:val="a6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3943985" cy="1144905"/>
            <wp:effectExtent l="19050" t="0" r="0" b="0"/>
            <wp:docPr id="4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114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4CE" w:rsidRDefault="003D54CE" w:rsidP="004D3293">
      <w:pPr>
        <w:pStyle w:val="a6"/>
        <w:numPr>
          <w:ilvl w:val="0"/>
          <w:numId w:val="44"/>
        </w:numPr>
        <w:ind w:firstLineChars="0"/>
      </w:pPr>
      <w:r>
        <w:rPr>
          <w:rFonts w:hint="eastAsia"/>
        </w:rPr>
        <w:t>计算结果：</w:t>
      </w:r>
    </w:p>
    <w:p w:rsidR="003D54CE" w:rsidRDefault="003D54CE" w:rsidP="004D3293">
      <w:pPr>
        <w:pStyle w:val="a6"/>
        <w:numPr>
          <w:ilvl w:val="1"/>
          <w:numId w:val="44"/>
        </w:numPr>
        <w:ind w:firstLineChars="0"/>
      </w:pPr>
      <w:r>
        <w:rPr>
          <w:rFonts w:hint="eastAsia"/>
        </w:rPr>
        <w:t>W[initial_depr]</w:t>
      </w:r>
    </w:p>
    <w:p w:rsidR="00046738" w:rsidRDefault="00046738" w:rsidP="004D3293">
      <w:pPr>
        <w:pStyle w:val="a6"/>
        <w:numPr>
          <w:ilvl w:val="1"/>
          <w:numId w:val="44"/>
        </w:numPr>
        <w:ind w:firstLineChars="0"/>
      </w:pPr>
      <w:r>
        <w:rPr>
          <w:rFonts w:hint="eastAsia"/>
        </w:rPr>
        <w:t>W[final_depr], P[final_depr]</w:t>
      </w:r>
    </w:p>
    <w:p w:rsidR="003D54CE" w:rsidRPr="003D54CE" w:rsidRDefault="003D54CE" w:rsidP="00F83788">
      <w:pPr>
        <w:pStyle w:val="a6"/>
        <w:ind w:left="840" w:firstLineChars="0" w:firstLine="0"/>
      </w:pPr>
    </w:p>
    <w:p w:rsidR="00087D82" w:rsidRDefault="00087D82" w:rsidP="00DC7A7A">
      <w:pPr>
        <w:pStyle w:val="20"/>
        <w:spacing w:before="156" w:after="156"/>
      </w:pPr>
      <w:bookmarkStart w:id="125" w:name="_Toc382316090"/>
      <w:r>
        <w:rPr>
          <w:rFonts w:hint="eastAsia"/>
        </w:rPr>
        <w:t>界面设计</w:t>
      </w:r>
      <w:bookmarkEnd w:id="125"/>
    </w:p>
    <w:p w:rsidR="00087D82" w:rsidRDefault="00087D82" w:rsidP="004D3293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Shortcut</w:t>
      </w:r>
      <w:proofErr w:type="gramStart"/>
      <w:r>
        <w:rPr>
          <w:rFonts w:hint="eastAsia"/>
        </w:rPr>
        <w:t>法或者</w:t>
      </w:r>
      <w:proofErr w:type="gramEnd"/>
      <w:r>
        <w:rPr>
          <w:rFonts w:hint="eastAsia"/>
        </w:rPr>
        <w:t>PROII DEPR Unit</w:t>
      </w:r>
      <w:r>
        <w:rPr>
          <w:rFonts w:hint="eastAsia"/>
        </w:rPr>
        <w:t>计算。</w:t>
      </w:r>
    </w:p>
    <w:p w:rsidR="00087D82" w:rsidRDefault="00087D82" w:rsidP="004D3293">
      <w:pPr>
        <w:pStyle w:val="a6"/>
        <w:numPr>
          <w:ilvl w:val="1"/>
          <w:numId w:val="40"/>
        </w:numPr>
        <w:ind w:firstLineChars="0"/>
      </w:pPr>
      <w:r>
        <w:rPr>
          <w:rFonts w:hint="eastAsia"/>
        </w:rPr>
        <w:t>PROII DEPR Unit</w:t>
      </w:r>
    </w:p>
    <w:p w:rsidR="00087D82" w:rsidRDefault="00087D82" w:rsidP="004D3293">
      <w:pPr>
        <w:pStyle w:val="a6"/>
        <w:numPr>
          <w:ilvl w:val="2"/>
          <w:numId w:val="40"/>
        </w:numPr>
        <w:ind w:firstLineChars="0"/>
      </w:pPr>
      <w:r>
        <w:rPr>
          <w:rFonts w:hint="eastAsia"/>
        </w:rPr>
        <w:t>将输入条件送入</w:t>
      </w:r>
      <w:r>
        <w:rPr>
          <w:rFonts w:hint="eastAsia"/>
        </w:rPr>
        <w:t>PROII</w:t>
      </w:r>
      <w:r>
        <w:rPr>
          <w:rFonts w:hint="eastAsia"/>
        </w:rPr>
        <w:t>的</w:t>
      </w:r>
      <w:r>
        <w:rPr>
          <w:rFonts w:hint="eastAsia"/>
        </w:rPr>
        <w:t>DEPR</w:t>
      </w:r>
      <w:r>
        <w:rPr>
          <w:rFonts w:hint="eastAsia"/>
        </w:rPr>
        <w:t>中计算</w:t>
      </w:r>
    </w:p>
    <w:p w:rsidR="00087D82" w:rsidRDefault="00087D82" w:rsidP="00087D82">
      <w:r>
        <w:rPr>
          <w:noProof/>
        </w:rPr>
        <w:drawing>
          <wp:inline distT="0" distB="0" distL="0" distR="0">
            <wp:extent cx="5274310" cy="732413"/>
            <wp:effectExtent l="19050" t="0" r="254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A3F" w:rsidRDefault="00495A3F" w:rsidP="004D3293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输入数据</w:t>
      </w:r>
    </w:p>
    <w:p w:rsidR="00875577" w:rsidRDefault="0048504D" w:rsidP="004D3293">
      <w:pPr>
        <w:pStyle w:val="a6"/>
        <w:numPr>
          <w:ilvl w:val="1"/>
          <w:numId w:val="41"/>
        </w:numPr>
        <w:ind w:firstLineChars="0"/>
      </w:pPr>
      <w:r w:rsidRPr="007D64F6">
        <w:rPr>
          <w:rFonts w:hint="eastAsia"/>
          <w:b/>
          <w:i/>
        </w:rPr>
        <w:t>Feed Stream</w:t>
      </w:r>
      <w:commentRangeStart w:id="126"/>
      <w:r>
        <w:rPr>
          <w:rFonts w:hint="eastAsia"/>
        </w:rPr>
        <w:t>按钮</w:t>
      </w:r>
      <w:commentRangeEnd w:id="126"/>
      <w:r w:rsidR="00EA7941">
        <w:rPr>
          <w:rStyle w:val="ac"/>
        </w:rPr>
        <w:commentReference w:id="126"/>
      </w:r>
      <w:r w:rsidR="00F84F65">
        <w:rPr>
          <w:rFonts w:hint="eastAsia"/>
        </w:rPr>
        <w:t>：</w:t>
      </w:r>
      <w:r>
        <w:rPr>
          <w:rFonts w:hint="eastAsia"/>
        </w:rPr>
        <w:t>用于从数据库中选择进入</w:t>
      </w:r>
      <w:r>
        <w:rPr>
          <w:rFonts w:hint="eastAsia"/>
        </w:rPr>
        <w:t>DEPR</w:t>
      </w:r>
      <w:r>
        <w:rPr>
          <w:rFonts w:hint="eastAsia"/>
        </w:rPr>
        <w:t>的物料（比如加氢装置进入冷高分的物料）</w:t>
      </w:r>
      <w:r w:rsidR="00875577">
        <w:rPr>
          <w:rFonts w:hint="eastAsia"/>
        </w:rPr>
        <w:t>。当</w:t>
      </w:r>
      <w:r w:rsidR="00875577">
        <w:rPr>
          <w:rFonts w:hint="eastAsia"/>
        </w:rPr>
        <w:t>Shortcut</w:t>
      </w:r>
      <w:r w:rsidR="00875577">
        <w:rPr>
          <w:rFonts w:hint="eastAsia"/>
        </w:rPr>
        <w:t>时，用于自动填写</w:t>
      </w:r>
      <w:r w:rsidR="00875577">
        <w:rPr>
          <w:rFonts w:hint="eastAsia"/>
        </w:rPr>
        <w:t>Initial Pressure, Vapor Density</w:t>
      </w:r>
      <w:r w:rsidR="00875577">
        <w:rPr>
          <w:rFonts w:hint="eastAsia"/>
        </w:rPr>
        <w:t>数据。当选择</w:t>
      </w:r>
      <w:r w:rsidR="00875577">
        <w:rPr>
          <w:rFonts w:hint="eastAsia"/>
        </w:rPr>
        <w:t>PROII DEPR unit</w:t>
      </w:r>
      <w:r w:rsidR="00875577">
        <w:rPr>
          <w:rFonts w:hint="eastAsia"/>
        </w:rPr>
        <w:t>时，则</w:t>
      </w:r>
      <w:r w:rsidR="002D0D00">
        <w:rPr>
          <w:rFonts w:hint="eastAsia"/>
        </w:rPr>
        <w:t>该</w:t>
      </w:r>
      <w:r w:rsidR="002D0D00">
        <w:rPr>
          <w:rFonts w:hint="eastAsia"/>
        </w:rPr>
        <w:t>Stream</w:t>
      </w:r>
      <w:r w:rsidR="002D0D00">
        <w:rPr>
          <w:rFonts w:hint="eastAsia"/>
        </w:rPr>
        <w:t>为进入</w:t>
      </w:r>
      <w:r w:rsidR="002D0D00">
        <w:rPr>
          <w:rFonts w:hint="eastAsia"/>
        </w:rPr>
        <w:t>DEPR</w:t>
      </w:r>
      <w:r w:rsidR="002D0D00">
        <w:rPr>
          <w:rFonts w:hint="eastAsia"/>
        </w:rPr>
        <w:t>单元的进料。</w:t>
      </w:r>
    </w:p>
    <w:p w:rsidR="00F84F65" w:rsidRDefault="00F84F65" w:rsidP="004D3293">
      <w:pPr>
        <w:pStyle w:val="a6"/>
        <w:numPr>
          <w:ilvl w:val="1"/>
          <w:numId w:val="41"/>
        </w:numPr>
        <w:ind w:firstLineChars="0"/>
      </w:pPr>
      <w:r>
        <w:rPr>
          <w:rFonts w:hint="eastAsia"/>
          <w:b/>
          <w:i/>
        </w:rPr>
        <w:t>Run Calculation</w:t>
      </w:r>
      <w:r>
        <w:rPr>
          <w:rFonts w:hint="eastAsia"/>
        </w:rPr>
        <w:t>按钮：</w:t>
      </w:r>
    </w:p>
    <w:p w:rsidR="00F84F65" w:rsidRDefault="00F84F65" w:rsidP="004D3293">
      <w:pPr>
        <w:pStyle w:val="a6"/>
        <w:numPr>
          <w:ilvl w:val="2"/>
          <w:numId w:val="41"/>
        </w:numPr>
        <w:ind w:firstLineChars="0"/>
      </w:pPr>
      <w:r>
        <w:rPr>
          <w:rFonts w:hint="eastAsia"/>
          <w:b/>
          <w:i/>
        </w:rPr>
        <w:t>Shortcut</w:t>
      </w:r>
      <w:r>
        <w:rPr>
          <w:rFonts w:hint="eastAsia"/>
        </w:rPr>
        <w:t>时执行上述计算</w:t>
      </w:r>
    </w:p>
    <w:p w:rsidR="00F84F65" w:rsidRDefault="00F84F65" w:rsidP="004D3293">
      <w:pPr>
        <w:pStyle w:val="a6"/>
        <w:numPr>
          <w:ilvl w:val="2"/>
          <w:numId w:val="41"/>
        </w:numPr>
        <w:ind w:firstLineChars="0"/>
      </w:pPr>
      <w:r>
        <w:rPr>
          <w:rFonts w:hint="eastAsia"/>
          <w:b/>
          <w:i/>
        </w:rPr>
        <w:t>PROII DEPR Unit</w:t>
      </w:r>
      <w:r>
        <w:rPr>
          <w:rFonts w:hint="eastAsia"/>
        </w:rPr>
        <w:t>时执行输入</w:t>
      </w:r>
      <w:r>
        <w:rPr>
          <w:rFonts w:hint="eastAsia"/>
        </w:rPr>
        <w:t>PROII</w:t>
      </w:r>
      <w:r>
        <w:sym w:font="Wingdings" w:char="F0E0"/>
      </w:r>
      <w:r>
        <w:rPr>
          <w:rFonts w:hint="eastAsia"/>
        </w:rPr>
        <w:t>生成</w:t>
      </w:r>
      <w:r>
        <w:rPr>
          <w:rFonts w:hint="eastAsia"/>
        </w:rPr>
        <w:t>Keyword</w:t>
      </w:r>
      <w:r>
        <w:sym w:font="Wingdings" w:char="F0E0"/>
      </w:r>
      <w:r>
        <w:rPr>
          <w:rFonts w:hint="eastAsia"/>
        </w:rPr>
        <w:t>Run</w:t>
      </w:r>
      <w:r>
        <w:sym w:font="Wingdings" w:char="F0E0"/>
      </w:r>
      <w:r>
        <w:rPr>
          <w:rFonts w:hint="eastAsia"/>
        </w:rPr>
        <w:t>得到结果。</w:t>
      </w:r>
    </w:p>
    <w:p w:rsidR="007128CD" w:rsidRDefault="007128CD" w:rsidP="004D3293">
      <w:pPr>
        <w:pStyle w:val="a6"/>
        <w:numPr>
          <w:ilvl w:val="1"/>
          <w:numId w:val="41"/>
        </w:numPr>
        <w:ind w:firstLineChars="0"/>
      </w:pPr>
      <w:r>
        <w:rPr>
          <w:rFonts w:hint="eastAsia"/>
        </w:rPr>
        <w:t>结果：</w:t>
      </w:r>
    </w:p>
    <w:p w:rsidR="007128CD" w:rsidRDefault="007128CD" w:rsidP="004D3293">
      <w:pPr>
        <w:pStyle w:val="a6"/>
        <w:numPr>
          <w:ilvl w:val="2"/>
          <w:numId w:val="41"/>
        </w:numPr>
        <w:ind w:firstLineChars="0"/>
      </w:pPr>
      <w:r>
        <w:rPr>
          <w:rFonts w:hint="eastAsia"/>
        </w:rPr>
        <w:t>初始泄放量</w:t>
      </w:r>
      <w:r>
        <w:rPr>
          <w:rFonts w:hint="eastAsia"/>
        </w:rPr>
        <w:t>, kg/hr</w:t>
      </w:r>
    </w:p>
    <w:p w:rsidR="00145397" w:rsidRDefault="007128CD" w:rsidP="004D3293">
      <w:pPr>
        <w:pStyle w:val="a6"/>
        <w:numPr>
          <w:ilvl w:val="2"/>
          <w:numId w:val="41"/>
        </w:numPr>
        <w:ind w:firstLineChars="0"/>
      </w:pPr>
      <w:proofErr w:type="gramStart"/>
      <w:r>
        <w:rPr>
          <w:rFonts w:hint="eastAsia"/>
        </w:rPr>
        <w:t>泄</w:t>
      </w:r>
      <w:proofErr w:type="gramEnd"/>
      <w:r>
        <w:rPr>
          <w:rFonts w:hint="eastAsia"/>
        </w:rPr>
        <w:t>压曲线（压力和泄放量）</w:t>
      </w:r>
      <w:r w:rsidR="00145397">
        <w:rPr>
          <w:rFonts w:hint="eastAsia"/>
        </w:rPr>
        <w:t>，给定任意一个时间点，则计算</w:t>
      </w:r>
      <w:r w:rsidR="00A10E9C">
        <w:rPr>
          <w:rFonts w:hint="eastAsia"/>
        </w:rPr>
        <w:t>该时间点的</w:t>
      </w:r>
      <w:r w:rsidR="00145397">
        <w:rPr>
          <w:rFonts w:hint="eastAsia"/>
        </w:rPr>
        <w:t>泄放压力和泄放量。</w:t>
      </w:r>
    </w:p>
    <w:p w:rsidR="007128CD" w:rsidRPr="007128CD" w:rsidRDefault="007128CD" w:rsidP="004D3293">
      <w:pPr>
        <w:pStyle w:val="a6"/>
        <w:numPr>
          <w:ilvl w:val="1"/>
          <w:numId w:val="41"/>
        </w:numPr>
        <w:ind w:firstLineChars="0"/>
        <w:rPr>
          <w:b/>
          <w:i/>
        </w:rPr>
      </w:pPr>
      <w:r w:rsidRPr="007128CD">
        <w:rPr>
          <w:rFonts w:hint="eastAsia"/>
          <w:b/>
          <w:i/>
        </w:rPr>
        <w:t>Depressuring Curve</w:t>
      </w:r>
      <w:r>
        <w:rPr>
          <w:rFonts w:hint="eastAsia"/>
          <w:b/>
          <w:i/>
        </w:rPr>
        <w:t xml:space="preserve"> </w:t>
      </w:r>
      <w:r>
        <w:rPr>
          <w:rFonts w:hint="eastAsia"/>
        </w:rPr>
        <w:t>按钮用于将泄压曲线输出至</w:t>
      </w:r>
      <w:r>
        <w:rPr>
          <w:rFonts w:hint="eastAsia"/>
        </w:rPr>
        <w:t>Excel</w:t>
      </w:r>
      <w:r>
        <w:rPr>
          <w:rFonts w:hint="eastAsia"/>
        </w:rPr>
        <w:t>中。</w:t>
      </w:r>
    </w:p>
    <w:p w:rsidR="00495A3F" w:rsidRDefault="009C13C4" w:rsidP="00495A3F">
      <w:r w:rsidRPr="009C13C4">
        <w:rPr>
          <w:rFonts w:hint="eastAsia"/>
          <w:noProof/>
        </w:rPr>
        <w:lastRenderedPageBreak/>
        <w:drawing>
          <wp:inline distT="0" distB="0" distL="0" distR="0">
            <wp:extent cx="5274310" cy="3589117"/>
            <wp:effectExtent l="19050" t="0" r="2540" b="0"/>
            <wp:docPr id="4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9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A3F" w:rsidRDefault="00495A3F" w:rsidP="00495A3F">
      <w:r>
        <w:rPr>
          <w:rFonts w:hint="eastAsia"/>
        </w:rPr>
        <w:t>其中</w:t>
      </w:r>
      <w:r>
        <w:rPr>
          <w:rFonts w:hint="eastAsia"/>
        </w:rPr>
        <w:t xml:space="preserve">Detailed </w:t>
      </w:r>
      <w:r>
        <w:rPr>
          <w:rFonts w:hint="eastAsia"/>
        </w:rPr>
        <w:t>按钮激活的界面</w:t>
      </w:r>
      <w:r w:rsidR="00187CB7">
        <w:rPr>
          <w:rFonts w:hint="eastAsia"/>
        </w:rPr>
        <w:t>：</w:t>
      </w:r>
    </w:p>
    <w:p w:rsidR="00187CB7" w:rsidRDefault="00187CB7" w:rsidP="004D3293">
      <w:pPr>
        <w:pStyle w:val="a6"/>
        <w:numPr>
          <w:ilvl w:val="0"/>
          <w:numId w:val="42"/>
        </w:numPr>
        <w:ind w:firstLineChars="0"/>
      </w:pPr>
      <w:r>
        <w:rPr>
          <w:rFonts w:hint="eastAsia"/>
        </w:rPr>
        <w:t>Sep</w:t>
      </w:r>
      <w:r w:rsidR="00C21FBF">
        <w:rPr>
          <w:rFonts w:hint="eastAsia"/>
        </w:rPr>
        <w:t>a</w:t>
      </w:r>
      <w:r>
        <w:rPr>
          <w:rFonts w:hint="eastAsia"/>
        </w:rPr>
        <w:t>rator</w:t>
      </w:r>
      <w:r>
        <w:rPr>
          <w:rFonts w:hint="eastAsia"/>
        </w:rPr>
        <w:t>分为</w:t>
      </w:r>
      <w:r>
        <w:rPr>
          <w:rFonts w:hint="eastAsia"/>
        </w:rPr>
        <w:t>Vertical/Horizontal/Spherical</w:t>
      </w:r>
      <w:r>
        <w:rPr>
          <w:rFonts w:hint="eastAsia"/>
        </w:rPr>
        <w:t>，分别计算</w:t>
      </w:r>
      <w:r>
        <w:rPr>
          <w:rFonts w:hint="eastAsia"/>
        </w:rPr>
        <w:t>Liquid Holdup</w:t>
      </w:r>
      <w:r>
        <w:rPr>
          <w:rFonts w:hint="eastAsia"/>
        </w:rPr>
        <w:t>和</w:t>
      </w:r>
      <w:r>
        <w:rPr>
          <w:rFonts w:hint="eastAsia"/>
        </w:rPr>
        <w:t>Wetted Area</w:t>
      </w:r>
    </w:p>
    <w:p w:rsidR="00187CB7" w:rsidRDefault="00187CB7" w:rsidP="004D3293">
      <w:pPr>
        <w:pStyle w:val="a6"/>
        <w:numPr>
          <w:ilvl w:val="0"/>
          <w:numId w:val="42"/>
        </w:numPr>
        <w:ind w:firstLineChars="0"/>
      </w:pPr>
      <w:r>
        <w:rPr>
          <w:rFonts w:hint="eastAsia"/>
        </w:rPr>
        <w:t>HX</w:t>
      </w:r>
      <w:r>
        <w:rPr>
          <w:rFonts w:hint="eastAsia"/>
        </w:rPr>
        <w:t>的</w:t>
      </w:r>
      <w:r>
        <w:rPr>
          <w:rFonts w:hint="eastAsia"/>
        </w:rPr>
        <w:t>Volume</w:t>
      </w:r>
      <w:r>
        <w:rPr>
          <w:rFonts w:hint="eastAsia"/>
        </w:rPr>
        <w:t>自定义</w:t>
      </w:r>
    </w:p>
    <w:p w:rsidR="00187CB7" w:rsidRDefault="00187CB7" w:rsidP="004D3293">
      <w:pPr>
        <w:pStyle w:val="a6"/>
        <w:numPr>
          <w:ilvl w:val="0"/>
          <w:numId w:val="42"/>
        </w:numPr>
        <w:ind w:firstLineChars="0"/>
      </w:pPr>
      <w:r>
        <w:rPr>
          <w:rFonts w:hint="eastAsia"/>
        </w:rPr>
        <w:t>Column</w:t>
      </w:r>
      <w:r>
        <w:rPr>
          <w:rFonts w:hint="eastAsia"/>
        </w:rPr>
        <w:t>可自定义</w:t>
      </w:r>
      <w:r>
        <w:rPr>
          <w:rFonts w:hint="eastAsia"/>
        </w:rPr>
        <w:t>Total Volume</w:t>
      </w:r>
      <w:r>
        <w:rPr>
          <w:rFonts w:hint="eastAsia"/>
        </w:rPr>
        <w:t>，亦可通过</w:t>
      </w:r>
      <w:r>
        <w:rPr>
          <w:rFonts w:hint="eastAsia"/>
        </w:rPr>
        <w:t>Details</w:t>
      </w:r>
      <w:r>
        <w:rPr>
          <w:rFonts w:hint="eastAsia"/>
        </w:rPr>
        <w:t>按钮详细计算</w:t>
      </w:r>
    </w:p>
    <w:p w:rsidR="000424E2" w:rsidRDefault="000424E2" w:rsidP="004D3293">
      <w:pPr>
        <w:pStyle w:val="a6"/>
        <w:numPr>
          <w:ilvl w:val="0"/>
          <w:numId w:val="42"/>
        </w:numPr>
        <w:ind w:firstLineChars="0"/>
      </w:pPr>
      <w:r>
        <w:rPr>
          <w:rFonts w:hint="eastAsia"/>
        </w:rPr>
        <w:t>计算得到的</w:t>
      </w:r>
      <w:r>
        <w:rPr>
          <w:rFonts w:hint="eastAsia"/>
        </w:rPr>
        <w:t>Total Effective Volume</w:t>
      </w:r>
      <w:r>
        <w:rPr>
          <w:rFonts w:hint="eastAsia"/>
        </w:rPr>
        <w:t>和</w:t>
      </w:r>
      <w:r>
        <w:rPr>
          <w:rFonts w:hint="eastAsia"/>
        </w:rPr>
        <w:t>Total Liquid Holdup</w:t>
      </w:r>
      <w:r>
        <w:rPr>
          <w:rFonts w:hint="eastAsia"/>
        </w:rPr>
        <w:t>，</w:t>
      </w:r>
      <w:r>
        <w:rPr>
          <w:rFonts w:hint="eastAsia"/>
        </w:rPr>
        <w:t>Total Wetted Area</w:t>
      </w:r>
      <w:r>
        <w:rPr>
          <w:rFonts w:hint="eastAsia"/>
        </w:rPr>
        <w:t>将传递至上一层界面。</w:t>
      </w:r>
    </w:p>
    <w:p w:rsidR="00495A3F" w:rsidRDefault="00187CB7" w:rsidP="00495A3F">
      <w:r w:rsidRPr="00187CB7">
        <w:rPr>
          <w:rFonts w:hint="eastAsia"/>
          <w:noProof/>
        </w:rPr>
        <w:drawing>
          <wp:inline distT="0" distB="0" distL="0" distR="0">
            <wp:extent cx="5274310" cy="3459745"/>
            <wp:effectExtent l="19050" t="0" r="2540" b="0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3F6" w:rsidRDefault="00FB5C89" w:rsidP="00495A3F">
      <w:r w:rsidRPr="00FB5C89">
        <w:rPr>
          <w:noProof/>
        </w:rPr>
        <w:lastRenderedPageBreak/>
        <w:drawing>
          <wp:inline distT="0" distB="0" distL="0" distR="0">
            <wp:extent cx="5274310" cy="1036597"/>
            <wp:effectExtent l="19050" t="0" r="2540" b="0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0AB" w:rsidRDefault="003240AB" w:rsidP="00495A3F">
      <w:pPr>
        <w:rPr>
          <w:sz w:val="32"/>
        </w:rPr>
      </w:pPr>
      <w:r>
        <w:br w:type="page"/>
      </w:r>
    </w:p>
    <w:p w:rsidR="00DF1FEB" w:rsidRDefault="004155B1" w:rsidP="004155B1">
      <w:pPr>
        <w:pStyle w:val="1"/>
        <w:spacing w:after="156"/>
        <w:ind w:left="0"/>
      </w:pPr>
      <w:bookmarkStart w:id="127" w:name="_Toc382316091"/>
      <w:r>
        <w:rPr>
          <w:rFonts w:hint="eastAsia"/>
        </w:rPr>
        <w:lastRenderedPageBreak/>
        <w:t>附件</w:t>
      </w:r>
      <w:r w:rsidR="00DF1FEB">
        <w:rPr>
          <w:rFonts w:hint="eastAsia"/>
        </w:rPr>
        <w:t>5</w:t>
      </w:r>
      <w:r w:rsidR="00DF1FEB">
        <w:rPr>
          <w:rFonts w:hint="eastAsia"/>
        </w:rPr>
        <w:t>：</w:t>
      </w:r>
      <w:r w:rsidR="00DF1FEB">
        <w:rPr>
          <w:rFonts w:hint="eastAsia"/>
        </w:rPr>
        <w:t>Reactor Loop HX Rerating</w:t>
      </w:r>
      <w:bookmarkEnd w:id="127"/>
    </w:p>
    <w:p w:rsidR="00B83C4C" w:rsidRDefault="00E44BBB" w:rsidP="00B83C4C">
      <w:pPr>
        <w:pStyle w:val="20"/>
        <w:spacing w:before="156" w:after="156"/>
      </w:pPr>
      <w:bookmarkStart w:id="128" w:name="_Toc382316092"/>
      <w:r>
        <w:rPr>
          <w:rFonts w:hint="eastAsia"/>
        </w:rPr>
        <w:t>适用范围</w:t>
      </w:r>
      <w:bookmarkEnd w:id="128"/>
    </w:p>
    <w:p w:rsidR="00B83C4C" w:rsidRDefault="005B5038" w:rsidP="00B83C4C">
      <w:r>
        <w:rPr>
          <w:rFonts w:hint="eastAsia"/>
        </w:rPr>
        <w:t>加氢裂化和加氢处理装置的反应器循环，包括反应器、反应产物换热网络、</w:t>
      </w:r>
      <w:r w:rsidR="0031519A">
        <w:rPr>
          <w:rFonts w:hint="eastAsia"/>
        </w:rPr>
        <w:t>冷却器、</w:t>
      </w:r>
      <w:r>
        <w:rPr>
          <w:rFonts w:hint="eastAsia"/>
        </w:rPr>
        <w:t>热高分、冷高分、循环氢</w:t>
      </w:r>
      <w:proofErr w:type="gramStart"/>
      <w:r>
        <w:rPr>
          <w:rFonts w:hint="eastAsia"/>
        </w:rPr>
        <w:t>和新氢压缩机</w:t>
      </w:r>
      <w:proofErr w:type="gramEnd"/>
      <w:r>
        <w:rPr>
          <w:rFonts w:hint="eastAsia"/>
        </w:rPr>
        <w:t>、注水泵等设备。</w:t>
      </w:r>
      <w:r>
        <w:rPr>
          <w:rFonts w:hint="eastAsia"/>
        </w:rPr>
        <w:t xml:space="preserve"> </w:t>
      </w:r>
    </w:p>
    <w:p w:rsidR="00D35F06" w:rsidRDefault="00D35F06" w:rsidP="00B83C4C">
      <w:r>
        <w:rPr>
          <w:rFonts w:hint="eastAsia"/>
        </w:rPr>
        <w:t>考虑到实际计算过程的需要并结合模拟的实际情况，在应用过程中，一般</w:t>
      </w:r>
      <w:r w:rsidR="00033A3E">
        <w:rPr>
          <w:rFonts w:hint="eastAsia"/>
        </w:rPr>
        <w:t>计算范围包括如下子流程</w:t>
      </w:r>
      <w:r>
        <w:rPr>
          <w:rFonts w:hint="eastAsia"/>
        </w:rPr>
        <w:t>：</w:t>
      </w:r>
    </w:p>
    <w:p w:rsidR="00033A3E" w:rsidRDefault="00033A3E" w:rsidP="00A96B0E">
      <w:pPr>
        <w:pStyle w:val="a6"/>
        <w:numPr>
          <w:ilvl w:val="0"/>
          <w:numId w:val="52"/>
        </w:numPr>
        <w:ind w:firstLineChars="0"/>
      </w:pPr>
      <w:r>
        <w:rPr>
          <w:rFonts w:hint="eastAsia"/>
        </w:rPr>
        <w:t>反应器出口（如果有</w:t>
      </w:r>
      <w:r w:rsidR="007D54B5">
        <w:rPr>
          <w:rFonts w:hint="eastAsia"/>
        </w:rPr>
        <w:t>多个反应器，则指最后一个</w:t>
      </w:r>
      <w:r>
        <w:rPr>
          <w:rFonts w:hint="eastAsia"/>
        </w:rPr>
        <w:t>反应器出口物料）</w:t>
      </w:r>
    </w:p>
    <w:p w:rsidR="00033A3E" w:rsidRDefault="00033A3E" w:rsidP="00A96B0E">
      <w:pPr>
        <w:pStyle w:val="a6"/>
        <w:numPr>
          <w:ilvl w:val="0"/>
          <w:numId w:val="52"/>
        </w:numPr>
        <w:ind w:firstLineChars="0"/>
      </w:pPr>
      <w:r>
        <w:rPr>
          <w:rFonts w:hint="eastAsia"/>
        </w:rPr>
        <w:t>反应产物换热网络</w:t>
      </w:r>
    </w:p>
    <w:p w:rsidR="006F32C4" w:rsidRDefault="00033A3E" w:rsidP="00A96B0E">
      <w:pPr>
        <w:pStyle w:val="a6"/>
        <w:numPr>
          <w:ilvl w:val="0"/>
          <w:numId w:val="52"/>
        </w:numPr>
        <w:ind w:firstLineChars="0"/>
      </w:pPr>
      <w:r>
        <w:rPr>
          <w:rFonts w:hint="eastAsia"/>
        </w:rPr>
        <w:t>热高分</w:t>
      </w:r>
    </w:p>
    <w:p w:rsidR="00033A3E" w:rsidRDefault="006F32C4" w:rsidP="00A96B0E">
      <w:pPr>
        <w:pStyle w:val="a6"/>
        <w:numPr>
          <w:ilvl w:val="0"/>
          <w:numId w:val="52"/>
        </w:numPr>
        <w:ind w:firstLineChars="0"/>
      </w:pPr>
      <w:r>
        <w:rPr>
          <w:rFonts w:hint="eastAsia"/>
        </w:rPr>
        <w:t>注水与</w:t>
      </w:r>
      <w:r w:rsidR="00033A3E">
        <w:rPr>
          <w:rFonts w:hint="eastAsia"/>
        </w:rPr>
        <w:t>冷却器（</w:t>
      </w:r>
      <w:proofErr w:type="gramStart"/>
      <w:r w:rsidR="00033A3E">
        <w:rPr>
          <w:rFonts w:hint="eastAsia"/>
        </w:rPr>
        <w:t>空冷器或</w:t>
      </w:r>
      <w:proofErr w:type="gramEnd"/>
      <w:r w:rsidR="00033A3E">
        <w:rPr>
          <w:rFonts w:hint="eastAsia"/>
        </w:rPr>
        <w:t>水冷器）</w:t>
      </w:r>
    </w:p>
    <w:p w:rsidR="003C6FAA" w:rsidRDefault="00033A3E" w:rsidP="00A96B0E">
      <w:pPr>
        <w:pStyle w:val="a6"/>
        <w:numPr>
          <w:ilvl w:val="0"/>
          <w:numId w:val="52"/>
        </w:numPr>
        <w:ind w:firstLineChars="0"/>
      </w:pPr>
      <w:r>
        <w:rPr>
          <w:rFonts w:hint="eastAsia"/>
        </w:rPr>
        <w:t>冷高分</w:t>
      </w:r>
    </w:p>
    <w:p w:rsidR="00033A3E" w:rsidRPr="00033A3E" w:rsidRDefault="00073F43" w:rsidP="00B83C4C"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96265" cy="2027208"/>
            <wp:effectExtent l="19050" t="0" r="0" b="0"/>
            <wp:docPr id="13" name="图片 1" descr="C:\Users\QinYu\Documents\Tencent Files\1735399384\Image\ED_TLV2CF14A[1MR))3P2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nYu\Documents\Tencent Files\1735399384\Image\ED_TLV2CF14A[1MR))3P2WG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 l="5107" t="7635" r="3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265" cy="2027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58F" w:rsidRDefault="00DA56CC" w:rsidP="00C8158F">
      <w:pPr>
        <w:pStyle w:val="20"/>
        <w:spacing w:before="156" w:after="156"/>
      </w:pPr>
      <w:bookmarkStart w:id="129" w:name="_Toc382316093"/>
      <w:r>
        <w:rPr>
          <w:rFonts w:hint="eastAsia"/>
        </w:rPr>
        <w:t>计算步骤</w:t>
      </w:r>
      <w:bookmarkEnd w:id="129"/>
    </w:p>
    <w:p w:rsidR="00DA56CC" w:rsidRDefault="003C6FAA" w:rsidP="00DA56CC">
      <w:r>
        <w:rPr>
          <w:rFonts w:hint="eastAsia"/>
        </w:rPr>
        <w:t>以下方法的</w:t>
      </w:r>
      <w:r w:rsidRPr="004E7B8B">
        <w:rPr>
          <w:rFonts w:hint="eastAsia"/>
          <w:u w:val="single"/>
        </w:rPr>
        <w:t>前提条件</w:t>
      </w:r>
      <w:r>
        <w:rPr>
          <w:rFonts w:hint="eastAsia"/>
        </w:rPr>
        <w:t>是</w:t>
      </w:r>
      <w:r w:rsidR="009E1A92">
        <w:rPr>
          <w:rFonts w:hint="eastAsia"/>
        </w:rPr>
        <w:t>：</w:t>
      </w:r>
      <w:r w:rsidR="009E1A92">
        <w:rPr>
          <w:rFonts w:hint="eastAsia"/>
        </w:rPr>
        <w:t>1</w:t>
      </w:r>
      <w:r w:rsidR="009E1A92">
        <w:rPr>
          <w:rFonts w:hint="eastAsia"/>
        </w:rPr>
        <w:t>）</w:t>
      </w:r>
      <w:r>
        <w:rPr>
          <w:rFonts w:hint="eastAsia"/>
        </w:rPr>
        <w:t>用户已经搭建了完整的反应器循环的模拟模型。</w:t>
      </w:r>
      <w:r w:rsidR="009E1A92">
        <w:rPr>
          <w:rFonts w:hint="eastAsia"/>
        </w:rPr>
        <w:t>2</w:t>
      </w:r>
      <w:r w:rsidR="009E1A92">
        <w:rPr>
          <w:rFonts w:hint="eastAsia"/>
        </w:rPr>
        <w:t>）建议用户完成</w:t>
      </w:r>
      <w:r w:rsidR="009E1A92">
        <w:rPr>
          <w:rFonts w:hint="eastAsia"/>
        </w:rPr>
        <w:t>Process HX</w:t>
      </w:r>
      <w:proofErr w:type="gramStart"/>
      <w:r w:rsidR="009E1A92">
        <w:rPr>
          <w:rFonts w:hint="eastAsia"/>
        </w:rPr>
        <w:t>冷侧物料</w:t>
      </w:r>
      <w:proofErr w:type="gramEnd"/>
      <w:r w:rsidR="009E1A92">
        <w:rPr>
          <w:rFonts w:hint="eastAsia"/>
        </w:rPr>
        <w:t>的定义。</w:t>
      </w:r>
    </w:p>
    <w:p w:rsidR="003E0427" w:rsidRPr="003E0427" w:rsidRDefault="003E0427" w:rsidP="00A96B0E">
      <w:pPr>
        <w:pStyle w:val="a6"/>
        <w:widowControl/>
        <w:numPr>
          <w:ilvl w:val="0"/>
          <w:numId w:val="53"/>
        </w:numPr>
        <w:ind w:firstLineChars="0"/>
        <w:jc w:val="left"/>
        <w:rPr>
          <w:rFonts w:eastAsia="宋体" w:cs="宋体"/>
          <w:kern w:val="0"/>
        </w:rPr>
      </w:pPr>
      <w:r>
        <w:rPr>
          <w:rFonts w:eastAsia="宋体" w:cs="宋体" w:hint="eastAsia"/>
          <w:kern w:val="0"/>
        </w:rPr>
        <w:t>程序通过（</w:t>
      </w:r>
      <w:r w:rsidR="008C5C69">
        <w:rPr>
          <w:rFonts w:eastAsia="宋体" w:cs="宋体" w:hint="eastAsia"/>
          <w:kern w:val="0"/>
        </w:rPr>
        <w:t>为方便描述以下以</w:t>
      </w:r>
      <w:r>
        <w:rPr>
          <w:rFonts w:eastAsia="宋体" w:cs="宋体" w:hint="eastAsia"/>
          <w:kern w:val="0"/>
        </w:rPr>
        <w:t>PROII</w:t>
      </w:r>
      <w:r w:rsidR="008C5C69">
        <w:rPr>
          <w:rFonts w:eastAsia="宋体" w:cs="宋体" w:hint="eastAsia"/>
          <w:kern w:val="0"/>
        </w:rPr>
        <w:t>模型代表</w:t>
      </w:r>
      <w:r>
        <w:rPr>
          <w:rFonts w:eastAsia="宋体" w:cs="宋体" w:hint="eastAsia"/>
          <w:kern w:val="0"/>
        </w:rPr>
        <w:t>）模型，列出全部的</w:t>
      </w:r>
      <w:r>
        <w:rPr>
          <w:rFonts w:eastAsia="宋体" w:cs="宋体" w:hint="eastAsia"/>
          <w:kern w:val="0"/>
        </w:rPr>
        <w:t>Unit Operation</w:t>
      </w:r>
    </w:p>
    <w:p w:rsidR="00033A3E" w:rsidRPr="003E0427" w:rsidRDefault="006B78B8" w:rsidP="00A96B0E">
      <w:pPr>
        <w:pStyle w:val="a6"/>
        <w:widowControl/>
        <w:numPr>
          <w:ilvl w:val="0"/>
          <w:numId w:val="53"/>
        </w:numPr>
        <w:ind w:firstLineChars="0"/>
        <w:jc w:val="left"/>
        <w:rPr>
          <w:rFonts w:eastAsia="宋体" w:cs="宋体"/>
          <w:kern w:val="0"/>
        </w:rPr>
      </w:pPr>
      <w:r w:rsidRPr="0075301C">
        <w:rPr>
          <w:rFonts w:eastAsia="宋体" w:hAnsi="宋体" w:cs="宋体"/>
          <w:kern w:val="0"/>
        </w:rPr>
        <w:t>用户通过</w:t>
      </w:r>
      <w:r w:rsidRPr="0075301C">
        <w:rPr>
          <w:rFonts w:eastAsia="宋体" w:cs="宋体"/>
          <w:kern w:val="0"/>
        </w:rPr>
        <w:t>Unit Grouping</w:t>
      </w:r>
      <w:r w:rsidRPr="0075301C">
        <w:rPr>
          <w:rFonts w:eastAsia="宋体" w:hAnsi="宋体" w:cs="宋体"/>
          <w:kern w:val="0"/>
        </w:rPr>
        <w:t>功能，选择</w:t>
      </w:r>
      <w:r w:rsidR="004F6680" w:rsidRPr="0075301C">
        <w:rPr>
          <w:rFonts w:eastAsia="宋体" w:hAnsi="宋体" w:cs="宋体"/>
          <w:kern w:val="0"/>
        </w:rPr>
        <w:t>从反应器出口到冷高分的这段流程中涉及到的全部</w:t>
      </w:r>
      <w:r w:rsidR="004F6680" w:rsidRPr="0075301C">
        <w:rPr>
          <w:rFonts w:eastAsia="宋体" w:cs="宋体"/>
          <w:kern w:val="0"/>
        </w:rPr>
        <w:t>Unit</w:t>
      </w:r>
      <w:r w:rsidR="004F6680" w:rsidRPr="0075301C">
        <w:rPr>
          <w:rFonts w:eastAsia="宋体" w:hAnsi="宋体" w:cs="宋体"/>
          <w:kern w:val="0"/>
        </w:rPr>
        <w:t>，主要是工艺换热器</w:t>
      </w:r>
      <w:r w:rsidR="004F6680" w:rsidRPr="0075301C">
        <w:rPr>
          <w:rFonts w:eastAsia="宋体" w:cs="宋体"/>
          <w:kern w:val="0"/>
        </w:rPr>
        <w:t>Process HX</w:t>
      </w:r>
      <w:r w:rsidR="004F6680" w:rsidRPr="0075301C">
        <w:rPr>
          <w:rFonts w:eastAsia="宋体" w:hAnsi="宋体" w:cs="宋体"/>
          <w:kern w:val="0"/>
        </w:rPr>
        <w:t>、冷却器</w:t>
      </w:r>
      <w:r w:rsidR="004F6680" w:rsidRPr="0075301C">
        <w:rPr>
          <w:rFonts w:eastAsia="宋体" w:cs="宋体"/>
          <w:kern w:val="0"/>
        </w:rPr>
        <w:t>Utility HX</w:t>
      </w:r>
      <w:r w:rsidR="004F6680" w:rsidRPr="0075301C">
        <w:rPr>
          <w:rFonts w:eastAsia="宋体" w:hAnsi="宋体" w:cs="宋体"/>
          <w:kern w:val="0"/>
        </w:rPr>
        <w:t>、</w:t>
      </w:r>
      <w:r w:rsidR="00116F35" w:rsidRPr="0075301C">
        <w:rPr>
          <w:rFonts w:eastAsia="宋体" w:hAnsi="宋体" w:cs="宋体"/>
          <w:kern w:val="0"/>
        </w:rPr>
        <w:t>分离</w:t>
      </w:r>
      <w:r w:rsidR="004F6680" w:rsidRPr="0075301C">
        <w:rPr>
          <w:rFonts w:eastAsia="宋体" w:cs="宋体"/>
          <w:kern w:val="0"/>
        </w:rPr>
        <w:t>Flash</w:t>
      </w:r>
      <w:r w:rsidR="00116F35" w:rsidRPr="0075301C">
        <w:rPr>
          <w:rFonts w:eastAsia="宋体" w:hAnsi="宋体" w:cs="宋体"/>
          <w:kern w:val="0"/>
        </w:rPr>
        <w:t>以及</w:t>
      </w:r>
      <w:r w:rsidR="00116F35" w:rsidRPr="0075301C">
        <w:rPr>
          <w:rFonts w:eastAsia="宋体" w:cs="宋体"/>
          <w:kern w:val="0"/>
        </w:rPr>
        <w:t>Process HX</w:t>
      </w:r>
      <w:proofErr w:type="gramStart"/>
      <w:r w:rsidR="00116F35" w:rsidRPr="0075301C">
        <w:rPr>
          <w:rFonts w:eastAsia="宋体" w:hAnsi="宋体" w:cs="宋体"/>
          <w:kern w:val="0"/>
        </w:rPr>
        <w:t>冷侧</w:t>
      </w:r>
      <w:r w:rsidR="00941A6C">
        <w:rPr>
          <w:rFonts w:eastAsia="宋体" w:hAnsi="宋体" w:cs="宋体" w:hint="eastAsia"/>
          <w:kern w:val="0"/>
        </w:rPr>
        <w:t>物料</w:t>
      </w:r>
      <w:proofErr w:type="gramEnd"/>
      <w:r w:rsidR="00941A6C">
        <w:rPr>
          <w:rFonts w:eastAsia="宋体" w:hAnsi="宋体" w:cs="宋体" w:hint="eastAsia"/>
          <w:kern w:val="0"/>
        </w:rPr>
        <w:t>涉及的</w:t>
      </w:r>
      <w:r w:rsidR="00941A6C">
        <w:rPr>
          <w:rFonts w:eastAsia="宋体" w:hAnsi="宋体" w:cs="宋体" w:hint="eastAsia"/>
          <w:kern w:val="0"/>
        </w:rPr>
        <w:t>Mixer</w:t>
      </w:r>
      <w:r w:rsidR="00941A6C">
        <w:rPr>
          <w:rFonts w:eastAsia="宋体" w:hAnsi="宋体" w:cs="宋体" w:hint="eastAsia"/>
          <w:kern w:val="0"/>
        </w:rPr>
        <w:t>和</w:t>
      </w:r>
      <w:r w:rsidR="00941A6C">
        <w:rPr>
          <w:rFonts w:eastAsia="宋体" w:hAnsi="宋体" w:cs="宋体" w:hint="eastAsia"/>
          <w:kern w:val="0"/>
        </w:rPr>
        <w:t>Splitter</w:t>
      </w:r>
      <w:r w:rsidR="003E0427">
        <w:rPr>
          <w:rFonts w:eastAsia="宋体" w:hAnsi="宋体" w:cs="宋体" w:hint="eastAsia"/>
          <w:kern w:val="0"/>
        </w:rPr>
        <w:t>（循环氢</w:t>
      </w:r>
      <w:proofErr w:type="gramStart"/>
      <w:r w:rsidR="003E0427">
        <w:rPr>
          <w:rFonts w:eastAsia="宋体" w:hAnsi="宋体" w:cs="宋体" w:hint="eastAsia"/>
          <w:kern w:val="0"/>
        </w:rPr>
        <w:t>和新氢混合</w:t>
      </w:r>
      <w:proofErr w:type="gramEnd"/>
      <w:r w:rsidR="003E0427">
        <w:rPr>
          <w:rFonts w:eastAsia="宋体" w:hAnsi="宋体" w:cs="宋体" w:hint="eastAsia"/>
          <w:kern w:val="0"/>
        </w:rPr>
        <w:t>、新鲜进料与循环氢混合等等）。</w:t>
      </w:r>
    </w:p>
    <w:p w:rsidR="003E0427" w:rsidRPr="00F64DC1" w:rsidRDefault="003E0427" w:rsidP="00A96B0E">
      <w:pPr>
        <w:pStyle w:val="a6"/>
        <w:widowControl/>
        <w:numPr>
          <w:ilvl w:val="0"/>
          <w:numId w:val="53"/>
        </w:numPr>
        <w:ind w:firstLineChars="0"/>
        <w:jc w:val="left"/>
        <w:rPr>
          <w:rFonts w:eastAsia="宋体" w:cs="宋体"/>
          <w:kern w:val="0"/>
        </w:rPr>
      </w:pPr>
      <w:bookmarkStart w:id="130" w:name="OLE_LINK1"/>
      <w:bookmarkStart w:id="131" w:name="OLE_LINK2"/>
      <w:r>
        <w:rPr>
          <w:rFonts w:eastAsia="宋体" w:hAnsi="宋体" w:cs="宋体" w:hint="eastAsia"/>
          <w:kern w:val="0"/>
        </w:rPr>
        <w:t>程序通过</w:t>
      </w:r>
      <w:r>
        <w:rPr>
          <w:rFonts w:eastAsia="宋体" w:hAnsi="宋体" w:cs="宋体" w:hint="eastAsia"/>
          <w:kern w:val="0"/>
        </w:rPr>
        <w:t>PROII</w:t>
      </w:r>
      <w:r>
        <w:rPr>
          <w:rFonts w:eastAsia="宋体" w:hAnsi="宋体" w:cs="宋体" w:hint="eastAsia"/>
          <w:kern w:val="0"/>
        </w:rPr>
        <w:t>中相关</w:t>
      </w:r>
      <w:r>
        <w:rPr>
          <w:rFonts w:eastAsia="宋体" w:hAnsi="宋体" w:cs="宋体" w:hint="eastAsia"/>
          <w:kern w:val="0"/>
        </w:rPr>
        <w:t>Unit</w:t>
      </w:r>
      <w:r>
        <w:rPr>
          <w:rFonts w:eastAsia="宋体" w:hAnsi="宋体" w:cs="宋体" w:hint="eastAsia"/>
          <w:kern w:val="0"/>
        </w:rPr>
        <w:t>所带的物料信息，自动</w:t>
      </w:r>
      <w:r w:rsidR="00E323C4">
        <w:rPr>
          <w:rFonts w:eastAsia="宋体" w:hAnsi="宋体" w:cs="宋体" w:hint="eastAsia"/>
          <w:kern w:val="0"/>
        </w:rPr>
        <w:t>在</w:t>
      </w:r>
      <w:r w:rsidR="00E323C4">
        <w:rPr>
          <w:rFonts w:eastAsia="宋体" w:hAnsi="宋体" w:cs="宋体" w:hint="eastAsia"/>
          <w:kern w:val="0"/>
        </w:rPr>
        <w:t>ReliefPro</w:t>
      </w:r>
      <w:r w:rsidR="00E323C4">
        <w:rPr>
          <w:rFonts w:eastAsia="宋体" w:hAnsi="宋体" w:cs="宋体" w:hint="eastAsia"/>
          <w:kern w:val="0"/>
        </w:rPr>
        <w:t>的</w:t>
      </w:r>
      <w:r w:rsidR="00E323C4">
        <w:rPr>
          <w:rFonts w:eastAsia="宋体" w:hAnsi="宋体" w:cs="宋体" w:hint="eastAsia"/>
          <w:kern w:val="0"/>
        </w:rPr>
        <w:t>Flowsheet</w:t>
      </w:r>
      <w:r w:rsidR="00E323C4">
        <w:rPr>
          <w:rFonts w:eastAsia="宋体" w:hAnsi="宋体" w:cs="宋体" w:hint="eastAsia"/>
          <w:kern w:val="0"/>
        </w:rPr>
        <w:t>上显示全部</w:t>
      </w:r>
      <w:r w:rsidR="00E323C4">
        <w:rPr>
          <w:rFonts w:eastAsia="宋体" w:hAnsi="宋体" w:cs="宋体" w:hint="eastAsia"/>
          <w:kern w:val="0"/>
        </w:rPr>
        <w:t>Unit</w:t>
      </w:r>
      <w:r w:rsidR="00E323C4">
        <w:rPr>
          <w:rFonts w:eastAsia="宋体" w:hAnsi="宋体" w:cs="宋体" w:hint="eastAsia"/>
          <w:kern w:val="0"/>
        </w:rPr>
        <w:t>并自动</w:t>
      </w:r>
      <w:r>
        <w:rPr>
          <w:rFonts w:eastAsia="宋体" w:hAnsi="宋体" w:cs="宋体" w:hint="eastAsia"/>
          <w:kern w:val="0"/>
        </w:rPr>
        <w:t>完</w:t>
      </w:r>
      <w:r w:rsidR="00740AD1">
        <w:rPr>
          <w:rFonts w:eastAsia="宋体" w:hAnsi="宋体" w:cs="宋体" w:hint="eastAsia"/>
          <w:kern w:val="0"/>
        </w:rPr>
        <w:t>成物料的连接</w:t>
      </w:r>
      <w:bookmarkEnd w:id="130"/>
      <w:bookmarkEnd w:id="131"/>
      <w:r w:rsidR="00740AD1">
        <w:rPr>
          <w:rFonts w:eastAsia="宋体" w:hAnsi="宋体" w:cs="宋体" w:hint="eastAsia"/>
          <w:kern w:val="0"/>
        </w:rPr>
        <w:t>。</w:t>
      </w:r>
    </w:p>
    <w:p w:rsidR="006A0149" w:rsidRPr="00121767" w:rsidRDefault="008C5C69" w:rsidP="00A96B0E">
      <w:pPr>
        <w:pStyle w:val="a6"/>
        <w:widowControl/>
        <w:numPr>
          <w:ilvl w:val="0"/>
          <w:numId w:val="53"/>
        </w:numPr>
        <w:ind w:firstLineChars="0"/>
        <w:jc w:val="left"/>
        <w:rPr>
          <w:rFonts w:eastAsia="宋体" w:cs="宋体"/>
          <w:kern w:val="0"/>
        </w:rPr>
      </w:pPr>
      <w:r w:rsidRPr="00121767">
        <w:rPr>
          <w:rFonts w:eastAsia="宋体" w:hAnsi="宋体" w:cs="宋体" w:hint="eastAsia"/>
          <w:kern w:val="0"/>
        </w:rPr>
        <w:t>所有进入系统的物料</w:t>
      </w:r>
      <w:r w:rsidR="00740AD1" w:rsidRPr="00121767">
        <w:rPr>
          <w:rFonts w:eastAsia="宋体" w:hAnsi="宋体" w:cs="宋体" w:hint="eastAsia"/>
          <w:kern w:val="0"/>
        </w:rPr>
        <w:t>（</w:t>
      </w:r>
      <w:r w:rsidR="00740AD1" w:rsidRPr="00121767">
        <w:rPr>
          <w:rFonts w:eastAsia="宋体" w:hAnsi="宋体" w:cs="宋体" w:hint="eastAsia"/>
          <w:kern w:val="0"/>
        </w:rPr>
        <w:t>Feed Stream</w:t>
      </w:r>
      <w:r w:rsidR="00740AD1" w:rsidRPr="00121767">
        <w:rPr>
          <w:rFonts w:eastAsia="宋体" w:hAnsi="宋体" w:cs="宋体" w:hint="eastAsia"/>
          <w:kern w:val="0"/>
        </w:rPr>
        <w:t>）</w:t>
      </w:r>
      <w:r w:rsidRPr="00121767">
        <w:rPr>
          <w:rFonts w:eastAsia="宋体" w:hAnsi="宋体" w:cs="宋体" w:hint="eastAsia"/>
          <w:kern w:val="0"/>
        </w:rPr>
        <w:t>，自动从</w:t>
      </w:r>
      <w:r w:rsidRPr="00121767">
        <w:rPr>
          <w:rFonts w:eastAsia="宋体" w:hAnsi="宋体" w:cs="宋体" w:hint="eastAsia"/>
          <w:kern w:val="0"/>
        </w:rPr>
        <w:t>PROII</w:t>
      </w:r>
      <w:r w:rsidRPr="00121767">
        <w:rPr>
          <w:rFonts w:eastAsia="宋体" w:hAnsi="宋体" w:cs="宋体" w:hint="eastAsia"/>
          <w:kern w:val="0"/>
        </w:rPr>
        <w:t>模型中读取物料信息（</w:t>
      </w:r>
      <w:r w:rsidRPr="00121767">
        <w:rPr>
          <w:rFonts w:eastAsia="宋体" w:hAnsi="宋体" w:cs="宋体" w:hint="eastAsia"/>
          <w:kern w:val="0"/>
        </w:rPr>
        <w:t>T,P,F,x</w:t>
      </w:r>
      <w:r w:rsidRPr="00121767">
        <w:rPr>
          <w:rFonts w:eastAsia="宋体" w:hAnsi="宋体" w:cs="宋体"/>
          <w:kern w:val="0"/>
        </w:rPr>
        <w:t>）</w:t>
      </w:r>
      <w:r w:rsidRPr="00121767">
        <w:rPr>
          <w:rFonts w:eastAsia="宋体" w:hAnsi="宋体" w:cs="宋体" w:hint="eastAsia"/>
          <w:kern w:val="0"/>
        </w:rPr>
        <w:t>填充，对</w:t>
      </w:r>
      <w:r w:rsidRPr="00121767">
        <w:rPr>
          <w:rFonts w:eastAsia="宋体" w:hAnsi="宋体" w:cs="宋体" w:hint="eastAsia"/>
          <w:kern w:val="0"/>
        </w:rPr>
        <w:t>Flash</w:t>
      </w:r>
      <w:r w:rsidRPr="00121767">
        <w:rPr>
          <w:rFonts w:eastAsia="宋体" w:hAnsi="宋体" w:cs="宋体" w:hint="eastAsia"/>
          <w:kern w:val="0"/>
        </w:rPr>
        <w:t>，自动从</w:t>
      </w:r>
      <w:r w:rsidRPr="00121767">
        <w:rPr>
          <w:rFonts w:eastAsia="宋体" w:hAnsi="宋体" w:cs="宋体" w:hint="eastAsia"/>
          <w:kern w:val="0"/>
        </w:rPr>
        <w:t>PROII</w:t>
      </w:r>
      <w:r w:rsidRPr="00121767">
        <w:rPr>
          <w:rFonts w:eastAsia="宋体" w:hAnsi="宋体" w:cs="宋体" w:hint="eastAsia"/>
          <w:kern w:val="0"/>
        </w:rPr>
        <w:t>中读取</w:t>
      </w:r>
      <w:r w:rsidRPr="00121767">
        <w:rPr>
          <w:rFonts w:eastAsia="宋体" w:hAnsi="宋体" w:cs="宋体" w:hint="eastAsia"/>
          <w:kern w:val="0"/>
        </w:rPr>
        <w:t>Specification</w:t>
      </w:r>
      <w:r w:rsidRPr="00121767">
        <w:rPr>
          <w:rFonts w:eastAsia="宋体" w:hAnsi="宋体" w:cs="宋体" w:hint="eastAsia"/>
          <w:kern w:val="0"/>
        </w:rPr>
        <w:t>信息</w:t>
      </w:r>
      <w:r w:rsidR="007C2CFE" w:rsidRPr="00121767">
        <w:rPr>
          <w:rFonts w:eastAsia="宋体" w:hAnsi="宋体" w:cs="宋体" w:hint="eastAsia"/>
          <w:kern w:val="0"/>
        </w:rPr>
        <w:t>（缺省为</w:t>
      </w:r>
      <w:r w:rsidR="007C2CFE" w:rsidRPr="00121767">
        <w:rPr>
          <w:rFonts w:eastAsia="宋体" w:hAnsi="宋体" w:cs="宋体" w:hint="eastAsia"/>
          <w:kern w:val="0"/>
        </w:rPr>
        <w:t>P-Duty</w:t>
      </w:r>
      <w:r w:rsidR="007C2CFE" w:rsidRPr="00121767">
        <w:rPr>
          <w:rFonts w:eastAsia="宋体" w:hAnsi="宋体" w:cs="宋体" w:hint="eastAsia"/>
          <w:kern w:val="0"/>
        </w:rPr>
        <w:t>）</w:t>
      </w:r>
      <w:r w:rsidRPr="00121767">
        <w:rPr>
          <w:rFonts w:eastAsia="宋体" w:hAnsi="宋体" w:cs="宋体" w:hint="eastAsia"/>
          <w:kern w:val="0"/>
        </w:rPr>
        <w:t>，对</w:t>
      </w:r>
      <w:r w:rsidRPr="00121767">
        <w:rPr>
          <w:rFonts w:eastAsia="宋体" w:hAnsi="宋体" w:cs="宋体" w:hint="eastAsia"/>
          <w:kern w:val="0"/>
        </w:rPr>
        <w:t>Process HX</w:t>
      </w:r>
      <w:r w:rsidRPr="00121767">
        <w:rPr>
          <w:rFonts w:eastAsia="宋体" w:hAnsi="宋体" w:cs="宋体" w:hint="eastAsia"/>
          <w:kern w:val="0"/>
        </w:rPr>
        <w:t>，从</w:t>
      </w:r>
      <w:r w:rsidRPr="00121767">
        <w:rPr>
          <w:rFonts w:eastAsia="宋体" w:hAnsi="宋体" w:cs="宋体" w:hint="eastAsia"/>
          <w:kern w:val="0"/>
        </w:rPr>
        <w:t>PROII</w:t>
      </w:r>
      <w:r w:rsidRPr="00121767">
        <w:rPr>
          <w:rFonts w:eastAsia="宋体" w:hAnsi="宋体" w:cs="宋体" w:hint="eastAsia"/>
          <w:kern w:val="0"/>
        </w:rPr>
        <w:t>中读取</w:t>
      </w:r>
      <w:r w:rsidRPr="00121767">
        <w:rPr>
          <w:rFonts w:eastAsia="宋体" w:hAnsi="宋体" w:cs="宋体" w:hint="eastAsia"/>
          <w:kern w:val="0"/>
        </w:rPr>
        <w:t>UA</w:t>
      </w:r>
      <w:r w:rsidRPr="00121767">
        <w:rPr>
          <w:rFonts w:eastAsia="宋体" w:hAnsi="宋体" w:cs="宋体" w:hint="eastAsia"/>
          <w:kern w:val="0"/>
        </w:rPr>
        <w:t>值作为</w:t>
      </w:r>
      <w:r w:rsidRPr="00121767">
        <w:rPr>
          <w:rFonts w:eastAsia="宋体" w:hAnsi="宋体" w:cs="宋体" w:hint="eastAsia"/>
          <w:kern w:val="0"/>
        </w:rPr>
        <w:t>Spec</w:t>
      </w:r>
      <w:r w:rsidR="00121767">
        <w:rPr>
          <w:rFonts w:eastAsia="宋体" w:hAnsi="宋体" w:cs="宋体" w:hint="eastAsia"/>
          <w:kern w:val="0"/>
        </w:rPr>
        <w:t>，</w:t>
      </w:r>
      <w:r w:rsidR="006A0149" w:rsidRPr="00121767">
        <w:rPr>
          <w:rFonts w:eastAsia="宋体" w:cs="宋体" w:hint="eastAsia"/>
          <w:kern w:val="0"/>
        </w:rPr>
        <w:t>对一进一出的换热器</w:t>
      </w:r>
      <w:r w:rsidR="00A30B38">
        <w:rPr>
          <w:rFonts w:eastAsia="宋体" w:cs="宋体" w:hint="eastAsia"/>
          <w:kern w:val="0"/>
        </w:rPr>
        <w:t>（包括</w:t>
      </w:r>
      <w:r w:rsidR="00D4301D">
        <w:rPr>
          <w:rFonts w:eastAsia="宋体" w:cs="宋体" w:hint="eastAsia"/>
          <w:kern w:val="0"/>
        </w:rPr>
        <w:t>Utility HX</w:t>
      </w:r>
      <w:r w:rsidR="00D4301D">
        <w:rPr>
          <w:rFonts w:eastAsia="宋体" w:cs="宋体" w:hint="eastAsia"/>
          <w:kern w:val="0"/>
        </w:rPr>
        <w:t>和</w:t>
      </w:r>
      <w:r w:rsidR="00A30B38">
        <w:rPr>
          <w:rFonts w:eastAsia="宋体" w:cs="宋体" w:hint="eastAsia"/>
          <w:kern w:val="0"/>
        </w:rPr>
        <w:t>实际是</w:t>
      </w:r>
      <w:r w:rsidR="00A30B38">
        <w:rPr>
          <w:rFonts w:eastAsia="宋体" w:cs="宋体" w:hint="eastAsia"/>
          <w:kern w:val="0"/>
        </w:rPr>
        <w:t>Process Hx</w:t>
      </w:r>
      <w:r w:rsidR="00A30B38">
        <w:rPr>
          <w:rFonts w:eastAsia="宋体" w:cs="宋体" w:hint="eastAsia"/>
          <w:kern w:val="0"/>
        </w:rPr>
        <w:t>但模拟简化为一进一出的换热器）</w:t>
      </w:r>
      <w:r w:rsidR="006A0149" w:rsidRPr="00121767">
        <w:rPr>
          <w:rFonts w:eastAsia="宋体" w:cs="宋体" w:hint="eastAsia"/>
          <w:kern w:val="0"/>
        </w:rPr>
        <w:t>，则直接读取</w:t>
      </w:r>
      <w:r w:rsidR="006A0149" w:rsidRPr="00121767">
        <w:rPr>
          <w:rFonts w:eastAsia="宋体" w:cs="宋体" w:hint="eastAsia"/>
          <w:kern w:val="0"/>
        </w:rPr>
        <w:t>Duty</w:t>
      </w:r>
      <w:r w:rsidR="006A0149" w:rsidRPr="00121767">
        <w:rPr>
          <w:rFonts w:eastAsia="宋体" w:cs="宋体" w:hint="eastAsia"/>
          <w:kern w:val="0"/>
        </w:rPr>
        <w:t>作为</w:t>
      </w:r>
      <w:r w:rsidR="006A0149" w:rsidRPr="00121767">
        <w:rPr>
          <w:rFonts w:eastAsia="宋体" w:cs="宋体" w:hint="eastAsia"/>
          <w:kern w:val="0"/>
        </w:rPr>
        <w:t>Spec</w:t>
      </w:r>
      <w:r w:rsidR="006A0149" w:rsidRPr="00121767">
        <w:rPr>
          <w:rFonts w:eastAsia="宋体" w:cs="宋体" w:hint="eastAsia"/>
          <w:kern w:val="0"/>
        </w:rPr>
        <w:t>。</w:t>
      </w:r>
    </w:p>
    <w:p w:rsidR="002B177E" w:rsidRPr="002B177E" w:rsidRDefault="006A0149" w:rsidP="00A96B0E">
      <w:pPr>
        <w:pStyle w:val="a6"/>
        <w:widowControl/>
        <w:numPr>
          <w:ilvl w:val="0"/>
          <w:numId w:val="53"/>
        </w:numPr>
        <w:ind w:firstLineChars="0"/>
        <w:jc w:val="left"/>
        <w:rPr>
          <w:rFonts w:eastAsia="宋体" w:cs="宋体"/>
          <w:kern w:val="0"/>
        </w:rPr>
      </w:pPr>
      <w:r w:rsidRPr="007A3DC5">
        <w:rPr>
          <w:rFonts w:eastAsia="宋体" w:hAnsi="宋体" w:cs="宋体" w:hint="eastAsia"/>
          <w:kern w:val="0"/>
        </w:rPr>
        <w:t>生成该段的</w:t>
      </w:r>
      <w:r w:rsidRPr="007A3DC5">
        <w:rPr>
          <w:rFonts w:eastAsia="宋体" w:hAnsi="宋体" w:cs="宋体" w:hint="eastAsia"/>
          <w:kern w:val="0"/>
        </w:rPr>
        <w:t>PROII Keyword</w:t>
      </w:r>
      <w:r w:rsidRPr="007A3DC5">
        <w:rPr>
          <w:rFonts w:eastAsia="宋体" w:hAnsi="宋体" w:cs="宋体" w:hint="eastAsia"/>
          <w:kern w:val="0"/>
        </w:rPr>
        <w:t>模型并</w:t>
      </w:r>
      <w:r w:rsidRPr="007A3DC5">
        <w:rPr>
          <w:rFonts w:eastAsia="宋体" w:hAnsi="宋体" w:cs="宋体" w:hint="eastAsia"/>
          <w:kern w:val="0"/>
        </w:rPr>
        <w:t>Run</w:t>
      </w:r>
      <w:r w:rsidRPr="007A3DC5">
        <w:rPr>
          <w:rFonts w:eastAsia="宋体" w:hAnsi="宋体" w:cs="宋体" w:hint="eastAsia"/>
          <w:kern w:val="0"/>
        </w:rPr>
        <w:t>，即完成</w:t>
      </w:r>
      <w:r w:rsidRPr="007A3DC5">
        <w:rPr>
          <w:rFonts w:eastAsia="宋体" w:hAnsi="宋体" w:cs="宋体" w:hint="eastAsia"/>
          <w:kern w:val="0"/>
        </w:rPr>
        <w:t>Base Case</w:t>
      </w:r>
      <w:r w:rsidRPr="007A3DC5">
        <w:rPr>
          <w:rFonts w:eastAsia="宋体" w:hAnsi="宋体" w:cs="宋体" w:hint="eastAsia"/>
          <w:kern w:val="0"/>
        </w:rPr>
        <w:t>的</w:t>
      </w:r>
      <w:r w:rsidRPr="007A3DC5">
        <w:rPr>
          <w:rFonts w:eastAsia="宋体" w:hAnsi="宋体" w:cs="宋体" w:hint="eastAsia"/>
          <w:kern w:val="0"/>
        </w:rPr>
        <w:t>Re-Simulation</w:t>
      </w:r>
      <w:r w:rsidR="007A3DC5" w:rsidRPr="007A3DC5">
        <w:rPr>
          <w:rFonts w:eastAsia="宋体" w:hAnsi="宋体" w:cs="宋体" w:hint="eastAsia"/>
          <w:kern w:val="0"/>
        </w:rPr>
        <w:t>，</w:t>
      </w:r>
      <w:r w:rsidR="002B177E">
        <w:rPr>
          <w:rFonts w:eastAsia="宋体" w:hAnsi="宋体" w:cs="宋体" w:hint="eastAsia"/>
          <w:kern w:val="0"/>
        </w:rPr>
        <w:t>将计算的如下重要参数与原</w:t>
      </w:r>
      <w:r w:rsidR="002B177E">
        <w:rPr>
          <w:rFonts w:eastAsia="宋体" w:hAnsi="宋体" w:cs="宋体" w:hint="eastAsia"/>
          <w:kern w:val="0"/>
        </w:rPr>
        <w:t>PROII</w:t>
      </w:r>
      <w:r w:rsidR="002B177E">
        <w:rPr>
          <w:rFonts w:eastAsia="宋体" w:hAnsi="宋体" w:cs="宋体" w:hint="eastAsia"/>
          <w:kern w:val="0"/>
        </w:rPr>
        <w:t>模型中的数据对比，确保误差在</w:t>
      </w:r>
      <w:r w:rsidR="002B177E">
        <w:rPr>
          <w:rFonts w:eastAsia="宋体" w:hAnsi="宋体" w:cs="宋体" w:hint="eastAsia"/>
          <w:kern w:val="0"/>
        </w:rPr>
        <w:t>0.5%</w:t>
      </w:r>
      <w:r w:rsidR="002B177E">
        <w:rPr>
          <w:rFonts w:eastAsia="宋体" w:hAnsi="宋体" w:cs="宋体" w:hint="eastAsia"/>
          <w:kern w:val="0"/>
        </w:rPr>
        <w:t>以内，超出范围给出</w:t>
      </w:r>
      <w:r w:rsidR="002B177E">
        <w:rPr>
          <w:rFonts w:eastAsia="宋体" w:hAnsi="宋体" w:cs="宋体" w:hint="eastAsia"/>
          <w:kern w:val="0"/>
        </w:rPr>
        <w:t>Warning</w:t>
      </w:r>
      <w:r w:rsidR="002B177E">
        <w:rPr>
          <w:rFonts w:eastAsia="宋体" w:hAnsi="宋体" w:cs="宋体" w:hint="eastAsia"/>
          <w:kern w:val="0"/>
        </w:rPr>
        <w:t>。</w:t>
      </w:r>
    </w:p>
    <w:p w:rsidR="003477E2" w:rsidRPr="003477E2" w:rsidRDefault="002B177E" w:rsidP="00A96B0E">
      <w:pPr>
        <w:pStyle w:val="a6"/>
        <w:widowControl/>
        <w:numPr>
          <w:ilvl w:val="1"/>
          <w:numId w:val="53"/>
        </w:numPr>
        <w:ind w:firstLineChars="0"/>
        <w:jc w:val="left"/>
        <w:rPr>
          <w:rFonts w:eastAsia="宋体" w:cs="宋体"/>
          <w:kern w:val="0"/>
        </w:rPr>
      </w:pPr>
      <w:r>
        <w:rPr>
          <w:rFonts w:eastAsia="宋体" w:hAnsi="宋体" w:cs="宋体" w:hint="eastAsia"/>
          <w:kern w:val="0"/>
        </w:rPr>
        <w:t>所有</w:t>
      </w:r>
      <w:r>
        <w:rPr>
          <w:rFonts w:eastAsia="宋体" w:hAnsi="宋体" w:cs="宋体" w:hint="eastAsia"/>
          <w:kern w:val="0"/>
        </w:rPr>
        <w:t>Process HX</w:t>
      </w:r>
      <w:r>
        <w:rPr>
          <w:rFonts w:eastAsia="宋体" w:hAnsi="宋体" w:cs="宋体" w:hint="eastAsia"/>
          <w:kern w:val="0"/>
        </w:rPr>
        <w:t>的</w:t>
      </w:r>
      <w:r>
        <w:rPr>
          <w:rFonts w:eastAsia="宋体" w:hAnsi="宋体" w:cs="宋体" w:hint="eastAsia"/>
          <w:kern w:val="0"/>
        </w:rPr>
        <w:t>Duty</w:t>
      </w:r>
    </w:p>
    <w:p w:rsidR="003477E2" w:rsidRPr="003477E2" w:rsidRDefault="003477E2" w:rsidP="00A96B0E">
      <w:pPr>
        <w:pStyle w:val="a6"/>
        <w:widowControl/>
        <w:numPr>
          <w:ilvl w:val="1"/>
          <w:numId w:val="53"/>
        </w:numPr>
        <w:ind w:firstLineChars="0"/>
        <w:jc w:val="left"/>
        <w:rPr>
          <w:rFonts w:eastAsia="宋体" w:cs="宋体"/>
          <w:kern w:val="0"/>
        </w:rPr>
      </w:pPr>
      <w:r>
        <w:rPr>
          <w:rFonts w:eastAsia="宋体" w:hAnsi="宋体" w:cs="宋体" w:hint="eastAsia"/>
          <w:kern w:val="0"/>
        </w:rPr>
        <w:t>Flash</w:t>
      </w:r>
      <w:r>
        <w:rPr>
          <w:rFonts w:eastAsia="宋体" w:hAnsi="宋体" w:cs="宋体" w:hint="eastAsia"/>
          <w:kern w:val="0"/>
        </w:rPr>
        <w:t>气相出口的流量</w:t>
      </w:r>
    </w:p>
    <w:p w:rsidR="006A0149" w:rsidRPr="007A3DC5" w:rsidRDefault="007E6C83" w:rsidP="00A96B0E">
      <w:pPr>
        <w:pStyle w:val="a6"/>
        <w:widowControl/>
        <w:numPr>
          <w:ilvl w:val="0"/>
          <w:numId w:val="53"/>
        </w:numPr>
        <w:ind w:firstLineChars="0"/>
        <w:jc w:val="left"/>
        <w:rPr>
          <w:rFonts w:eastAsia="宋体" w:cs="宋体"/>
          <w:kern w:val="0"/>
        </w:rPr>
      </w:pPr>
      <w:proofErr w:type="gramStart"/>
      <w:r w:rsidRPr="007A3DC5">
        <w:rPr>
          <w:rFonts w:eastAsia="宋体" w:cs="宋体" w:hint="eastAsia"/>
          <w:kern w:val="0"/>
        </w:rPr>
        <w:t>另存</w:t>
      </w:r>
      <w:proofErr w:type="gramEnd"/>
      <w:r w:rsidRPr="007A3DC5">
        <w:rPr>
          <w:rFonts w:eastAsia="宋体" w:cs="宋体" w:hint="eastAsia"/>
          <w:kern w:val="0"/>
        </w:rPr>
        <w:t>PROII</w:t>
      </w:r>
      <w:r w:rsidRPr="007A3DC5">
        <w:rPr>
          <w:rFonts w:eastAsia="宋体" w:cs="宋体" w:hint="eastAsia"/>
          <w:kern w:val="0"/>
        </w:rPr>
        <w:t>模型</w:t>
      </w:r>
      <w:r w:rsidR="00291CA8" w:rsidRPr="007A3DC5">
        <w:rPr>
          <w:rFonts w:eastAsia="宋体" w:cs="宋体" w:hint="eastAsia"/>
          <w:kern w:val="0"/>
        </w:rPr>
        <w:t>（</w:t>
      </w:r>
      <w:r w:rsidR="00291CA8" w:rsidRPr="007A3DC5">
        <w:rPr>
          <w:rFonts w:eastAsia="宋体" w:cs="宋体" w:hint="eastAsia"/>
          <w:kern w:val="0"/>
        </w:rPr>
        <w:t>ModelName_ModBaseCase</w:t>
      </w:r>
      <w:r w:rsidR="00DD5ED2" w:rsidRPr="007A3DC5">
        <w:rPr>
          <w:rFonts w:eastAsia="宋体" w:cs="宋体" w:hint="eastAsia"/>
          <w:kern w:val="0"/>
        </w:rPr>
        <w:t>_v1</w:t>
      </w:r>
      <w:r w:rsidR="00291CA8" w:rsidRPr="007A3DC5">
        <w:rPr>
          <w:rFonts w:eastAsia="宋体" w:cs="宋体" w:hint="eastAsia"/>
          <w:kern w:val="0"/>
        </w:rPr>
        <w:t>.prz</w:t>
      </w:r>
      <w:r w:rsidR="00291CA8" w:rsidRPr="007A3DC5">
        <w:rPr>
          <w:rFonts w:eastAsia="宋体" w:cs="宋体" w:hint="eastAsia"/>
          <w:kern w:val="0"/>
        </w:rPr>
        <w:t>）</w:t>
      </w:r>
      <w:r w:rsidRPr="007A3DC5">
        <w:rPr>
          <w:rFonts w:eastAsia="宋体" w:cs="宋体" w:hint="eastAsia"/>
          <w:kern w:val="0"/>
        </w:rPr>
        <w:t>。</w:t>
      </w:r>
    </w:p>
    <w:p w:rsidR="00D428CE" w:rsidRDefault="00D428CE" w:rsidP="00A96B0E">
      <w:pPr>
        <w:pStyle w:val="a6"/>
        <w:widowControl/>
        <w:numPr>
          <w:ilvl w:val="0"/>
          <w:numId w:val="53"/>
        </w:numPr>
        <w:ind w:firstLineChars="0"/>
        <w:jc w:val="left"/>
        <w:rPr>
          <w:rFonts w:eastAsia="宋体" w:cs="宋体"/>
          <w:kern w:val="0"/>
        </w:rPr>
      </w:pPr>
      <w:r>
        <w:rPr>
          <w:rFonts w:eastAsia="宋体" w:cs="宋体" w:hint="eastAsia"/>
          <w:kern w:val="0"/>
        </w:rPr>
        <w:t>根据具体的</w:t>
      </w:r>
      <w:r>
        <w:rPr>
          <w:rFonts w:eastAsia="宋体" w:cs="宋体" w:hint="eastAsia"/>
          <w:kern w:val="0"/>
        </w:rPr>
        <w:t>case</w:t>
      </w:r>
      <w:r>
        <w:rPr>
          <w:rFonts w:eastAsia="宋体" w:cs="宋体" w:hint="eastAsia"/>
          <w:kern w:val="0"/>
        </w:rPr>
        <w:t>，确定哪些物料停，比如停电工况下，</w:t>
      </w:r>
      <w:proofErr w:type="gramStart"/>
      <w:r>
        <w:rPr>
          <w:rFonts w:eastAsia="宋体" w:cs="宋体" w:hint="eastAsia"/>
          <w:kern w:val="0"/>
        </w:rPr>
        <w:t>新氢压缩机</w:t>
      </w:r>
      <w:proofErr w:type="gramEnd"/>
      <w:r>
        <w:rPr>
          <w:rFonts w:eastAsia="宋体" w:cs="宋体" w:hint="eastAsia"/>
          <w:kern w:val="0"/>
        </w:rPr>
        <w:t>停，新鲜进料停，则将这些设备对应的物料（新氢、新鲜进料）在</w:t>
      </w:r>
      <w:r>
        <w:rPr>
          <w:rFonts w:eastAsia="宋体" w:cs="宋体" w:hint="eastAsia"/>
          <w:kern w:val="0"/>
        </w:rPr>
        <w:t>PROII</w:t>
      </w:r>
      <w:r>
        <w:rPr>
          <w:rFonts w:eastAsia="宋体" w:cs="宋体" w:hint="eastAsia"/>
          <w:kern w:val="0"/>
        </w:rPr>
        <w:t>模型中的流量设为</w:t>
      </w:r>
      <w:r>
        <w:rPr>
          <w:rFonts w:eastAsia="宋体" w:cs="宋体" w:hint="eastAsia"/>
          <w:kern w:val="0"/>
        </w:rPr>
        <w:t>0</w:t>
      </w:r>
    </w:p>
    <w:p w:rsidR="006E743D" w:rsidRDefault="006E743D" w:rsidP="00A96B0E">
      <w:pPr>
        <w:pStyle w:val="a6"/>
        <w:widowControl/>
        <w:numPr>
          <w:ilvl w:val="0"/>
          <w:numId w:val="53"/>
        </w:numPr>
        <w:ind w:firstLineChars="0"/>
        <w:jc w:val="left"/>
        <w:rPr>
          <w:rFonts w:eastAsia="宋体" w:cs="宋体"/>
          <w:kern w:val="0"/>
        </w:rPr>
      </w:pPr>
      <w:r>
        <w:rPr>
          <w:rFonts w:eastAsia="宋体" w:cs="宋体" w:hint="eastAsia"/>
          <w:kern w:val="0"/>
        </w:rPr>
        <w:lastRenderedPageBreak/>
        <w:t>计算压力剖面</w:t>
      </w:r>
    </w:p>
    <w:p w:rsidR="00B34F30" w:rsidRDefault="00B34F30" w:rsidP="00A96B0E">
      <w:pPr>
        <w:pStyle w:val="a6"/>
        <w:widowControl/>
        <w:numPr>
          <w:ilvl w:val="1"/>
          <w:numId w:val="53"/>
        </w:numPr>
        <w:ind w:firstLineChars="0"/>
        <w:jc w:val="left"/>
        <w:rPr>
          <w:rFonts w:eastAsia="宋体" w:cs="宋体"/>
          <w:kern w:val="0"/>
        </w:rPr>
      </w:pPr>
      <w:r>
        <w:rPr>
          <w:rFonts w:eastAsia="宋体" w:cs="宋体" w:hint="eastAsia"/>
          <w:kern w:val="0"/>
        </w:rPr>
        <w:t>计算压差</w:t>
      </w:r>
      <w:r>
        <w:rPr>
          <w:rFonts w:eastAsia="宋体" w:cs="宋体" w:hint="eastAsia"/>
          <w:kern w:val="0"/>
        </w:rPr>
        <w:t>deltaP[accu] = P[accumulation]-P[CHPS_normal], Mpa</w:t>
      </w:r>
    </w:p>
    <w:p w:rsidR="00A75CE5" w:rsidRDefault="00A75CE5" w:rsidP="00A96B0E">
      <w:pPr>
        <w:pStyle w:val="a6"/>
        <w:widowControl/>
        <w:numPr>
          <w:ilvl w:val="2"/>
          <w:numId w:val="53"/>
        </w:numPr>
        <w:ind w:firstLineChars="0"/>
        <w:jc w:val="left"/>
        <w:rPr>
          <w:rFonts w:eastAsia="宋体" w:cs="宋体"/>
          <w:kern w:val="0"/>
        </w:rPr>
      </w:pPr>
      <w:r>
        <w:rPr>
          <w:rFonts w:eastAsia="宋体" w:cs="宋体" w:hint="eastAsia"/>
          <w:kern w:val="0"/>
        </w:rPr>
        <w:t>P[accumulation]</w:t>
      </w:r>
      <w:r>
        <w:rPr>
          <w:rFonts w:eastAsia="宋体" w:cs="宋体" w:hint="eastAsia"/>
          <w:kern w:val="0"/>
        </w:rPr>
        <w:t>为冷高分安全阀的累积压力</w:t>
      </w:r>
      <w:r>
        <w:rPr>
          <w:rFonts w:eastAsia="宋体" w:cs="宋体" w:hint="eastAsia"/>
          <w:kern w:val="0"/>
        </w:rPr>
        <w:t>,MPag</w:t>
      </w:r>
    </w:p>
    <w:p w:rsidR="006E743D" w:rsidRDefault="006E743D" w:rsidP="00A96B0E">
      <w:pPr>
        <w:pStyle w:val="a6"/>
        <w:widowControl/>
        <w:numPr>
          <w:ilvl w:val="1"/>
          <w:numId w:val="53"/>
        </w:numPr>
        <w:ind w:firstLineChars="0"/>
        <w:jc w:val="left"/>
        <w:rPr>
          <w:rFonts w:eastAsia="宋体" w:cs="宋体"/>
          <w:kern w:val="0"/>
        </w:rPr>
      </w:pPr>
      <w:r>
        <w:rPr>
          <w:rFonts w:eastAsia="宋体" w:cs="宋体" w:hint="eastAsia"/>
          <w:kern w:val="0"/>
        </w:rPr>
        <w:t>反应产物出口物料的压力</w:t>
      </w:r>
      <w:r w:rsidR="00B34F30">
        <w:rPr>
          <w:rFonts w:eastAsia="宋体" w:cs="宋体" w:hint="eastAsia"/>
          <w:kern w:val="0"/>
        </w:rPr>
        <w:t>P[effluent_relief]=P[effluent_normal]+deltaP[accu]</w:t>
      </w:r>
    </w:p>
    <w:p w:rsidR="002C1A84" w:rsidRDefault="00E5669C" w:rsidP="00A96B0E">
      <w:pPr>
        <w:pStyle w:val="a6"/>
        <w:widowControl/>
        <w:numPr>
          <w:ilvl w:val="1"/>
          <w:numId w:val="53"/>
        </w:numPr>
        <w:ind w:firstLineChars="0"/>
        <w:jc w:val="left"/>
        <w:rPr>
          <w:rFonts w:eastAsia="宋体" w:cs="宋体"/>
          <w:kern w:val="0"/>
        </w:rPr>
      </w:pPr>
      <w:r>
        <w:rPr>
          <w:rFonts w:eastAsia="宋体" w:cs="宋体" w:hint="eastAsia"/>
          <w:kern w:val="0"/>
        </w:rPr>
        <w:t>Flash</w:t>
      </w:r>
      <w:r>
        <w:rPr>
          <w:rFonts w:eastAsia="宋体" w:cs="宋体" w:hint="eastAsia"/>
          <w:kern w:val="0"/>
        </w:rPr>
        <w:t>的压力</w:t>
      </w:r>
    </w:p>
    <w:p w:rsidR="00E5669C" w:rsidRDefault="005126B8" w:rsidP="00A96B0E">
      <w:pPr>
        <w:pStyle w:val="a6"/>
        <w:widowControl/>
        <w:numPr>
          <w:ilvl w:val="2"/>
          <w:numId w:val="53"/>
        </w:numPr>
        <w:ind w:firstLineChars="0"/>
        <w:jc w:val="left"/>
        <w:rPr>
          <w:rFonts w:eastAsia="宋体" w:cs="宋体"/>
          <w:kern w:val="0"/>
        </w:rPr>
      </w:pPr>
      <w:r>
        <w:rPr>
          <w:rFonts w:eastAsia="宋体" w:cs="宋体" w:hint="eastAsia"/>
          <w:kern w:val="0"/>
        </w:rPr>
        <w:t>热高分</w:t>
      </w:r>
      <w:r w:rsidR="002C1A84">
        <w:rPr>
          <w:rFonts w:eastAsia="宋体" w:cs="宋体" w:hint="eastAsia"/>
          <w:kern w:val="0"/>
        </w:rPr>
        <w:t>P[HHPS_relief]=P[HHPS_normal]+deltaP[accu], Mpag</w:t>
      </w:r>
    </w:p>
    <w:p w:rsidR="002C1A84" w:rsidRPr="00B46F7C" w:rsidRDefault="005126B8" w:rsidP="00A96B0E">
      <w:pPr>
        <w:pStyle w:val="a6"/>
        <w:widowControl/>
        <w:numPr>
          <w:ilvl w:val="2"/>
          <w:numId w:val="53"/>
        </w:numPr>
        <w:ind w:firstLineChars="0"/>
        <w:jc w:val="left"/>
        <w:rPr>
          <w:rFonts w:eastAsia="宋体" w:cs="宋体"/>
          <w:kern w:val="0"/>
        </w:rPr>
      </w:pPr>
      <w:r>
        <w:rPr>
          <w:rFonts w:eastAsia="宋体" w:cs="宋体" w:hint="eastAsia"/>
          <w:kern w:val="0"/>
        </w:rPr>
        <w:t>冷高分</w:t>
      </w:r>
      <w:r w:rsidR="002C1A84">
        <w:rPr>
          <w:rFonts w:eastAsia="宋体" w:cs="宋体" w:hint="eastAsia"/>
          <w:kern w:val="0"/>
        </w:rPr>
        <w:t>P[CHPS_relief]=P[accumulation], Mpag</w:t>
      </w:r>
    </w:p>
    <w:p w:rsidR="00A03F54" w:rsidRPr="00A03F54" w:rsidRDefault="00A03F54" w:rsidP="00A96B0E">
      <w:pPr>
        <w:pStyle w:val="a6"/>
        <w:widowControl/>
        <w:numPr>
          <w:ilvl w:val="0"/>
          <w:numId w:val="53"/>
        </w:numPr>
        <w:ind w:firstLineChars="0"/>
        <w:jc w:val="left"/>
        <w:rPr>
          <w:rFonts w:eastAsia="宋体" w:cs="宋体"/>
          <w:kern w:val="0"/>
        </w:rPr>
      </w:pPr>
      <w:r>
        <w:rPr>
          <w:rFonts w:eastAsia="宋体" w:cs="宋体" w:hint="eastAsia"/>
          <w:kern w:val="0"/>
        </w:rPr>
        <w:t>对</w:t>
      </w:r>
      <w:r>
        <w:rPr>
          <w:rFonts w:eastAsia="宋体" w:cs="宋体" w:hint="eastAsia"/>
          <w:kern w:val="0"/>
        </w:rPr>
        <w:t>Process HX</w:t>
      </w:r>
      <w:r>
        <w:rPr>
          <w:rFonts w:eastAsia="宋体" w:cs="宋体" w:hint="eastAsia"/>
          <w:kern w:val="0"/>
        </w:rPr>
        <w:t>，保持</w:t>
      </w:r>
      <w:r>
        <w:rPr>
          <w:rFonts w:eastAsia="宋体" w:cs="宋体" w:hint="eastAsia"/>
          <w:kern w:val="0"/>
        </w:rPr>
        <w:t>UA</w:t>
      </w:r>
      <w:r>
        <w:rPr>
          <w:rFonts w:eastAsia="宋体" w:cs="宋体" w:hint="eastAsia"/>
          <w:kern w:val="0"/>
        </w:rPr>
        <w:t>的</w:t>
      </w:r>
      <w:r>
        <w:rPr>
          <w:rFonts w:eastAsia="宋体" w:cs="宋体" w:hint="eastAsia"/>
          <w:kern w:val="0"/>
        </w:rPr>
        <w:t>Spec</w:t>
      </w:r>
      <w:r w:rsidR="00B15E95">
        <w:rPr>
          <w:rFonts w:eastAsia="宋体" w:cs="宋体" w:hint="eastAsia"/>
          <w:kern w:val="0"/>
        </w:rPr>
        <w:t>值</w:t>
      </w:r>
      <w:r>
        <w:rPr>
          <w:rFonts w:eastAsia="宋体" w:cs="宋体" w:hint="eastAsia"/>
          <w:kern w:val="0"/>
        </w:rPr>
        <w:t>不变。</w:t>
      </w:r>
    </w:p>
    <w:p w:rsidR="00316EAE" w:rsidRPr="00D92D14" w:rsidRDefault="00A44579" w:rsidP="00A96B0E">
      <w:pPr>
        <w:pStyle w:val="a6"/>
        <w:widowControl/>
        <w:numPr>
          <w:ilvl w:val="0"/>
          <w:numId w:val="53"/>
        </w:numPr>
        <w:ind w:firstLineChars="0"/>
        <w:jc w:val="left"/>
        <w:rPr>
          <w:rFonts w:eastAsia="宋体" w:hAnsi="宋体" w:cs="宋体"/>
          <w:kern w:val="0"/>
        </w:rPr>
      </w:pPr>
      <w:r w:rsidRPr="00D92D14">
        <w:rPr>
          <w:rFonts w:eastAsia="宋体" w:hAnsi="宋体" w:cs="宋体" w:hint="eastAsia"/>
          <w:kern w:val="0"/>
        </w:rPr>
        <w:t>对一进一出的换热器</w:t>
      </w:r>
    </w:p>
    <w:p w:rsidR="00316EAE" w:rsidRPr="00316EAE" w:rsidRDefault="003E0427" w:rsidP="00A96B0E">
      <w:pPr>
        <w:pStyle w:val="a6"/>
        <w:widowControl/>
        <w:numPr>
          <w:ilvl w:val="1"/>
          <w:numId w:val="53"/>
        </w:numPr>
        <w:ind w:firstLineChars="0"/>
        <w:jc w:val="left"/>
        <w:rPr>
          <w:rFonts w:eastAsia="宋体" w:cs="宋体"/>
          <w:kern w:val="0"/>
        </w:rPr>
      </w:pPr>
      <w:r w:rsidRPr="00D92D14">
        <w:rPr>
          <w:rFonts w:eastAsia="宋体" w:hAnsi="宋体" w:cs="宋体" w:hint="eastAsia"/>
          <w:kern w:val="0"/>
        </w:rPr>
        <w:t>如果是</w:t>
      </w:r>
      <w:r w:rsidRPr="00D92D14">
        <w:rPr>
          <w:rFonts w:eastAsia="宋体" w:hAnsi="宋体" w:cs="宋体" w:hint="eastAsia"/>
          <w:kern w:val="0"/>
        </w:rPr>
        <w:t>Process HX</w:t>
      </w:r>
      <w:r w:rsidRPr="00D92D14">
        <w:rPr>
          <w:rFonts w:eastAsia="宋体" w:hAnsi="宋体" w:cs="宋体" w:hint="eastAsia"/>
          <w:kern w:val="0"/>
        </w:rPr>
        <w:t>，则由</w:t>
      </w:r>
      <w:r w:rsidR="00316EAE" w:rsidRPr="00D92D14">
        <w:rPr>
          <w:rFonts w:eastAsia="宋体" w:hAnsi="宋体" w:cs="宋体" w:hint="eastAsia"/>
          <w:kern w:val="0"/>
        </w:rPr>
        <w:t>用户指定一个</w:t>
      </w:r>
      <w:r w:rsidR="00316EAE" w:rsidRPr="00D92D14">
        <w:rPr>
          <w:rFonts w:eastAsia="宋体" w:hAnsi="宋体" w:cs="宋体" w:hint="eastAsia"/>
          <w:kern w:val="0"/>
        </w:rPr>
        <w:t>Duty Factor</w:t>
      </w:r>
      <w:r w:rsidR="00316EAE" w:rsidRPr="00D92D14">
        <w:rPr>
          <w:rFonts w:eastAsia="宋体" w:hAnsi="宋体" w:cs="宋体" w:hint="eastAsia"/>
          <w:kern w:val="0"/>
        </w:rPr>
        <w:t>（缺省是</w:t>
      </w:r>
      <w:r w:rsidR="00316EAE" w:rsidRPr="00D92D14">
        <w:rPr>
          <w:rFonts w:eastAsia="宋体" w:hAnsi="宋体" w:cs="宋体" w:hint="eastAsia"/>
          <w:kern w:val="0"/>
        </w:rPr>
        <w:t>0</w:t>
      </w:r>
      <w:r w:rsidR="00316EAE" w:rsidRPr="00D92D14">
        <w:rPr>
          <w:rFonts w:eastAsia="宋体" w:hAnsi="宋体" w:cs="宋体" w:hint="eastAsia"/>
          <w:kern w:val="0"/>
        </w:rPr>
        <w:t>），在后续计算中，该换热器简化处理</w:t>
      </w:r>
      <w:r w:rsidR="0010027A">
        <w:rPr>
          <w:rFonts w:eastAsia="宋体" w:hAnsi="宋体" w:cs="宋体" w:hint="eastAsia"/>
          <w:kern w:val="0"/>
        </w:rPr>
        <w:t>：</w:t>
      </w:r>
      <w:r w:rsidR="0010027A">
        <w:rPr>
          <w:rFonts w:eastAsia="宋体" w:hAnsi="宋体" w:cs="宋体" w:hint="eastAsia"/>
          <w:kern w:val="0"/>
        </w:rPr>
        <w:t>Q[relief]=</w:t>
      </w:r>
      <w:r w:rsidR="00316EAE" w:rsidRPr="00D92D14">
        <w:rPr>
          <w:rFonts w:eastAsia="宋体" w:hAnsi="宋体" w:cs="宋体" w:hint="eastAsia"/>
          <w:kern w:val="0"/>
        </w:rPr>
        <w:t>Normal Duty * Duty Factor</w:t>
      </w:r>
      <w:r w:rsidR="00316EAE" w:rsidRPr="00D92D14">
        <w:rPr>
          <w:rFonts w:eastAsia="宋体" w:hAnsi="宋体" w:cs="宋体" w:hint="eastAsia"/>
          <w:kern w:val="0"/>
        </w:rPr>
        <w:t>。</w:t>
      </w:r>
    </w:p>
    <w:p w:rsidR="003E0427" w:rsidRPr="007E6C83" w:rsidRDefault="00316EAE" w:rsidP="00A96B0E">
      <w:pPr>
        <w:pStyle w:val="a6"/>
        <w:widowControl/>
        <w:numPr>
          <w:ilvl w:val="1"/>
          <w:numId w:val="53"/>
        </w:numPr>
        <w:ind w:firstLineChars="0"/>
        <w:jc w:val="left"/>
        <w:rPr>
          <w:rFonts w:eastAsia="宋体" w:cs="宋体"/>
          <w:kern w:val="0"/>
        </w:rPr>
      </w:pPr>
      <w:r>
        <w:rPr>
          <w:rFonts w:eastAsia="宋体" w:hAnsi="宋体" w:cs="宋体" w:hint="eastAsia"/>
          <w:kern w:val="0"/>
        </w:rPr>
        <w:t>如果是</w:t>
      </w:r>
      <w:r>
        <w:rPr>
          <w:rFonts w:eastAsia="宋体" w:hAnsi="宋体" w:cs="宋体" w:hint="eastAsia"/>
          <w:kern w:val="0"/>
        </w:rPr>
        <w:t>Utility HX</w:t>
      </w:r>
      <w:r>
        <w:rPr>
          <w:rFonts w:eastAsia="宋体" w:hAnsi="宋体" w:cs="宋体" w:hint="eastAsia"/>
          <w:kern w:val="0"/>
        </w:rPr>
        <w:t>，</w:t>
      </w:r>
      <w:r w:rsidR="00F64DC1">
        <w:rPr>
          <w:rFonts w:eastAsia="宋体" w:hAnsi="宋体" w:cs="宋体" w:hint="eastAsia"/>
          <w:kern w:val="0"/>
        </w:rPr>
        <w:t>则由用户指定</w:t>
      </w:r>
      <w:r w:rsidR="00F64DC1">
        <w:rPr>
          <w:rFonts w:eastAsia="宋体" w:hAnsi="宋体" w:cs="宋体" w:hint="eastAsia"/>
          <w:kern w:val="0"/>
        </w:rPr>
        <w:t>Duty</w:t>
      </w:r>
      <w:r w:rsidR="00D428CE">
        <w:rPr>
          <w:rFonts w:eastAsia="宋体" w:hAnsi="宋体" w:cs="宋体" w:hint="eastAsia"/>
          <w:kern w:val="0"/>
        </w:rPr>
        <w:t xml:space="preserve"> Factor</w:t>
      </w:r>
      <w:r w:rsidR="00D428CE">
        <w:rPr>
          <w:rFonts w:eastAsia="宋体" w:hAnsi="宋体" w:cs="宋体" w:hint="eastAsia"/>
          <w:kern w:val="0"/>
        </w:rPr>
        <w:t>（缺省是</w:t>
      </w:r>
      <w:r w:rsidR="00E314D9">
        <w:rPr>
          <w:rFonts w:eastAsia="宋体" w:hAnsi="宋体" w:cs="宋体" w:hint="eastAsia"/>
          <w:kern w:val="0"/>
        </w:rPr>
        <w:t>1</w:t>
      </w:r>
      <w:r w:rsidR="005E4F1F">
        <w:rPr>
          <w:rFonts w:eastAsia="宋体" w:hAnsi="宋体" w:cs="宋体" w:hint="eastAsia"/>
          <w:kern w:val="0"/>
        </w:rPr>
        <w:t>，如果是空冷，停电后</w:t>
      </w:r>
      <w:r w:rsidR="005E4F1F">
        <w:rPr>
          <w:rFonts w:eastAsia="宋体" w:hAnsi="宋体" w:cs="宋体" w:hint="eastAsia"/>
          <w:kern w:val="0"/>
        </w:rPr>
        <w:t>Factor=20%</w:t>
      </w:r>
      <w:r w:rsidR="005E4F1F">
        <w:rPr>
          <w:rFonts w:eastAsia="宋体" w:hAnsi="宋体" w:cs="宋体" w:hint="eastAsia"/>
          <w:kern w:val="0"/>
        </w:rPr>
        <w:t>，如果是水冷，停水后</w:t>
      </w:r>
      <w:r w:rsidR="005E4F1F">
        <w:rPr>
          <w:rFonts w:eastAsia="宋体" w:hAnsi="宋体" w:cs="宋体" w:hint="eastAsia"/>
          <w:kern w:val="0"/>
        </w:rPr>
        <w:t>Factor=0</w:t>
      </w:r>
      <w:r w:rsidR="005E4F1F">
        <w:rPr>
          <w:rFonts w:eastAsia="宋体" w:hAnsi="宋体" w:cs="宋体" w:hint="eastAsia"/>
          <w:kern w:val="0"/>
        </w:rPr>
        <w:t>）</w:t>
      </w:r>
      <w:r w:rsidR="0010027A">
        <w:rPr>
          <w:rFonts w:eastAsia="宋体" w:hAnsi="宋体" w:cs="宋体" w:hint="eastAsia"/>
          <w:kern w:val="0"/>
        </w:rPr>
        <w:t>：</w:t>
      </w:r>
      <w:r w:rsidR="0010027A">
        <w:rPr>
          <w:rFonts w:eastAsia="宋体" w:hAnsi="宋体" w:cs="宋体" w:hint="eastAsia"/>
          <w:kern w:val="0"/>
        </w:rPr>
        <w:t>Q[relief]=</w:t>
      </w:r>
      <w:r w:rsidR="0010027A" w:rsidRPr="00D92D14">
        <w:rPr>
          <w:rFonts w:eastAsia="宋体" w:hAnsi="宋体" w:cs="宋体" w:hint="eastAsia"/>
          <w:kern w:val="0"/>
        </w:rPr>
        <w:t>Normal Duty * Duty Factor</w:t>
      </w:r>
      <w:r w:rsidR="0010027A">
        <w:rPr>
          <w:rFonts w:eastAsia="宋体" w:hAnsi="宋体" w:cs="宋体" w:hint="eastAsia"/>
          <w:kern w:val="0"/>
        </w:rPr>
        <w:t>。</w:t>
      </w:r>
    </w:p>
    <w:p w:rsidR="0046058C" w:rsidRPr="002563FF" w:rsidRDefault="007E6C83" w:rsidP="00A96B0E">
      <w:pPr>
        <w:pStyle w:val="a6"/>
        <w:widowControl/>
        <w:numPr>
          <w:ilvl w:val="0"/>
          <w:numId w:val="53"/>
        </w:numPr>
        <w:ind w:firstLineChars="0"/>
        <w:jc w:val="left"/>
        <w:rPr>
          <w:rFonts w:eastAsia="宋体" w:cs="宋体"/>
          <w:kern w:val="0"/>
        </w:rPr>
      </w:pPr>
      <w:r>
        <w:rPr>
          <w:rFonts w:eastAsia="宋体" w:hAnsi="宋体" w:cs="宋体" w:hint="eastAsia"/>
          <w:kern w:val="0"/>
        </w:rPr>
        <w:t>重新</w:t>
      </w:r>
      <w:r>
        <w:rPr>
          <w:rFonts w:eastAsia="宋体" w:hAnsi="宋体" w:cs="宋体" w:hint="eastAsia"/>
          <w:kern w:val="0"/>
        </w:rPr>
        <w:t>Run PROII</w:t>
      </w:r>
      <w:r>
        <w:rPr>
          <w:rFonts w:eastAsia="宋体" w:hAnsi="宋体" w:cs="宋体" w:hint="eastAsia"/>
          <w:kern w:val="0"/>
        </w:rPr>
        <w:t>模型，取冷高分气相出口的物料</w:t>
      </w:r>
      <w:r w:rsidR="002A3DCC">
        <w:rPr>
          <w:rFonts w:eastAsia="宋体" w:hAnsi="宋体" w:cs="宋体" w:hint="eastAsia"/>
          <w:kern w:val="0"/>
        </w:rPr>
        <w:t>in-situ</w:t>
      </w:r>
      <w:r>
        <w:rPr>
          <w:rFonts w:eastAsia="宋体" w:hAnsi="宋体" w:cs="宋体" w:hint="eastAsia"/>
          <w:kern w:val="0"/>
        </w:rPr>
        <w:t>体积流量</w:t>
      </w:r>
      <w:r>
        <w:rPr>
          <w:rFonts w:eastAsia="宋体" w:hAnsi="宋体" w:cs="宋体" w:hint="eastAsia"/>
          <w:kern w:val="0"/>
        </w:rPr>
        <w:t xml:space="preserve">V[CHPS_vapor_relief], m3/hr, </w:t>
      </w:r>
      <w:r>
        <w:rPr>
          <w:rFonts w:eastAsia="宋体" w:hAnsi="宋体" w:cs="宋体" w:hint="eastAsia"/>
          <w:kern w:val="0"/>
        </w:rPr>
        <w:t>气相密度</w:t>
      </w:r>
      <w:r>
        <w:rPr>
          <w:rFonts w:eastAsia="宋体" w:hAnsi="宋体" w:cs="宋体" w:hint="eastAsia"/>
          <w:kern w:val="0"/>
        </w:rPr>
        <w:t>, Rmass[CHPS_vapor_relief]</w:t>
      </w:r>
      <w:r>
        <w:rPr>
          <w:rFonts w:eastAsia="宋体" w:hAnsi="宋体" w:cs="宋体" w:hint="eastAsia"/>
          <w:kern w:val="0"/>
        </w:rPr>
        <w:t>，</w:t>
      </w:r>
      <w:r w:rsidR="002A3DCC">
        <w:rPr>
          <w:rFonts w:eastAsia="宋体" w:hAnsi="宋体" w:cs="宋体" w:hint="eastAsia"/>
          <w:kern w:val="0"/>
        </w:rPr>
        <w:t>kg/m3</w:t>
      </w:r>
      <w:r w:rsidR="002A3DCC">
        <w:rPr>
          <w:rFonts w:eastAsia="宋体" w:hAnsi="宋体" w:cs="宋体" w:hint="eastAsia"/>
          <w:kern w:val="0"/>
        </w:rPr>
        <w:t>，分子量</w:t>
      </w:r>
      <w:r w:rsidR="002A3DCC">
        <w:rPr>
          <w:rFonts w:eastAsia="宋体" w:hAnsi="宋体" w:cs="宋体" w:hint="eastAsia"/>
          <w:kern w:val="0"/>
        </w:rPr>
        <w:t>,MW[CHPS_vapor_relief]</w:t>
      </w:r>
      <w:r w:rsidR="002A3DCC">
        <w:rPr>
          <w:rFonts w:eastAsia="宋体" w:hAnsi="宋体" w:cs="宋体" w:hint="eastAsia"/>
          <w:kern w:val="0"/>
        </w:rPr>
        <w:t>，温度</w:t>
      </w:r>
      <w:r w:rsidR="002A3DCC">
        <w:rPr>
          <w:rFonts w:eastAsia="宋体" w:hAnsi="宋体" w:cs="宋体" w:hint="eastAsia"/>
          <w:kern w:val="0"/>
        </w:rPr>
        <w:t xml:space="preserve">, T[CHPS_vapor_relief], </w:t>
      </w:r>
      <w:r w:rsidR="002A3DCC">
        <w:rPr>
          <w:rFonts w:eastAsia="宋体" w:hAnsi="宋体" w:cs="宋体" w:hint="eastAsia"/>
          <w:kern w:val="0"/>
        </w:rPr>
        <w:t>℃</w:t>
      </w:r>
      <w:r w:rsidR="002A3DCC">
        <w:rPr>
          <w:rFonts w:eastAsia="宋体" w:hAnsi="宋体" w:cs="宋体" w:hint="eastAsia"/>
          <w:kern w:val="0"/>
        </w:rPr>
        <w:t>.</w:t>
      </w:r>
    </w:p>
    <w:p w:rsidR="002563FF" w:rsidRPr="0046058C" w:rsidRDefault="002563FF" w:rsidP="00A96B0E">
      <w:pPr>
        <w:pStyle w:val="a6"/>
        <w:widowControl/>
        <w:numPr>
          <w:ilvl w:val="0"/>
          <w:numId w:val="53"/>
        </w:numPr>
        <w:ind w:firstLineChars="0"/>
        <w:jc w:val="left"/>
        <w:rPr>
          <w:rFonts w:eastAsia="宋体" w:cs="宋体"/>
          <w:kern w:val="0"/>
        </w:rPr>
      </w:pPr>
      <w:proofErr w:type="gramStart"/>
      <w:r>
        <w:rPr>
          <w:rFonts w:eastAsia="宋体" w:hAnsi="宋体" w:cs="宋体" w:hint="eastAsia"/>
          <w:kern w:val="0"/>
        </w:rPr>
        <w:t>另存该</w:t>
      </w:r>
      <w:proofErr w:type="gramEnd"/>
      <w:r>
        <w:rPr>
          <w:rFonts w:eastAsia="宋体" w:hAnsi="宋体" w:cs="宋体" w:hint="eastAsia"/>
          <w:kern w:val="0"/>
        </w:rPr>
        <w:t>Case</w:t>
      </w:r>
      <w:r>
        <w:rPr>
          <w:rFonts w:eastAsia="宋体" w:hAnsi="宋体" w:cs="宋体" w:hint="eastAsia"/>
          <w:kern w:val="0"/>
        </w:rPr>
        <w:t>的</w:t>
      </w:r>
      <w:r>
        <w:rPr>
          <w:rFonts w:eastAsia="宋体" w:hAnsi="宋体" w:cs="宋体" w:hint="eastAsia"/>
          <w:kern w:val="0"/>
        </w:rPr>
        <w:t>PROII</w:t>
      </w:r>
      <w:r>
        <w:rPr>
          <w:rFonts w:eastAsia="宋体" w:hAnsi="宋体" w:cs="宋体" w:hint="eastAsia"/>
          <w:kern w:val="0"/>
        </w:rPr>
        <w:t>模型（</w:t>
      </w:r>
      <w:r w:rsidR="005D28C3">
        <w:rPr>
          <w:rFonts w:eastAsia="宋体" w:hAnsi="宋体" w:cs="宋体" w:hint="eastAsia"/>
          <w:kern w:val="0"/>
        </w:rPr>
        <w:t>M</w:t>
      </w:r>
      <w:r>
        <w:rPr>
          <w:rFonts w:eastAsia="宋体" w:hAnsi="宋体" w:cs="宋体" w:hint="eastAsia"/>
          <w:kern w:val="0"/>
        </w:rPr>
        <w:t>odel</w:t>
      </w:r>
      <w:r w:rsidR="005D28C3">
        <w:rPr>
          <w:rFonts w:eastAsia="宋体" w:hAnsi="宋体" w:cs="宋体" w:hint="eastAsia"/>
          <w:kern w:val="0"/>
        </w:rPr>
        <w:t>Name</w:t>
      </w:r>
      <w:r>
        <w:rPr>
          <w:rFonts w:eastAsia="宋体" w:hAnsi="宋体" w:cs="宋体" w:hint="eastAsia"/>
          <w:kern w:val="0"/>
        </w:rPr>
        <w:t>_CaseName</w:t>
      </w:r>
      <w:r w:rsidR="00930553">
        <w:rPr>
          <w:rFonts w:eastAsia="宋体" w:hAnsi="宋体" w:cs="宋体" w:hint="eastAsia"/>
          <w:kern w:val="0"/>
        </w:rPr>
        <w:t>_v1</w:t>
      </w:r>
      <w:r>
        <w:rPr>
          <w:rFonts w:eastAsia="宋体" w:hAnsi="宋体" w:cs="宋体" w:hint="eastAsia"/>
          <w:kern w:val="0"/>
        </w:rPr>
        <w:t>.prz</w:t>
      </w:r>
      <w:r>
        <w:rPr>
          <w:rFonts w:eastAsia="宋体" w:hAnsi="宋体" w:cs="宋体" w:hint="eastAsia"/>
          <w:kern w:val="0"/>
        </w:rPr>
        <w:t>）；</w:t>
      </w:r>
    </w:p>
    <w:p w:rsidR="0046058C" w:rsidRPr="0046058C" w:rsidRDefault="0046058C" w:rsidP="00A96B0E">
      <w:pPr>
        <w:pStyle w:val="a6"/>
        <w:widowControl/>
        <w:numPr>
          <w:ilvl w:val="0"/>
          <w:numId w:val="53"/>
        </w:numPr>
        <w:ind w:firstLineChars="0"/>
        <w:jc w:val="left"/>
        <w:rPr>
          <w:rFonts w:eastAsia="宋体" w:cs="宋体"/>
          <w:kern w:val="0"/>
        </w:rPr>
      </w:pPr>
      <w:r>
        <w:rPr>
          <w:rFonts w:eastAsia="宋体" w:hAnsi="宋体" w:cs="宋体" w:hint="eastAsia"/>
          <w:kern w:val="0"/>
        </w:rPr>
        <w:t>计算泄放量</w:t>
      </w:r>
      <w:r w:rsidR="00F14456">
        <w:rPr>
          <w:rFonts w:eastAsia="宋体" w:hAnsi="宋体" w:cs="宋体" w:hint="eastAsia"/>
          <w:kern w:val="0"/>
        </w:rPr>
        <w:t>：</w:t>
      </w:r>
    </w:p>
    <w:p w:rsidR="00CC5551" w:rsidRDefault="0046058C" w:rsidP="0046058C">
      <w:pPr>
        <w:widowControl/>
        <w:jc w:val="left"/>
        <w:rPr>
          <w:rFonts w:eastAsia="宋体" w:hAnsi="宋体" w:cs="宋体"/>
          <w:kern w:val="0"/>
        </w:rPr>
      </w:pPr>
      <w:r w:rsidRPr="0046058C">
        <w:rPr>
          <w:rFonts w:eastAsia="宋体" w:hAnsi="宋体" w:cs="宋体" w:hint="eastAsia"/>
          <w:kern w:val="0"/>
        </w:rPr>
        <w:t>W[relief</w:t>
      </w:r>
      <w:proofErr w:type="gramStart"/>
      <w:r w:rsidRPr="0046058C">
        <w:rPr>
          <w:rFonts w:eastAsia="宋体" w:hAnsi="宋体" w:cs="宋体" w:hint="eastAsia"/>
          <w:kern w:val="0"/>
        </w:rPr>
        <w:t>]=</w:t>
      </w:r>
      <w:proofErr w:type="gramEnd"/>
      <w:r w:rsidRPr="0046058C">
        <w:rPr>
          <w:rFonts w:eastAsia="宋体" w:hAnsi="宋体" w:cs="宋体" w:hint="eastAsia"/>
          <w:kern w:val="0"/>
        </w:rPr>
        <w:t>1.</w:t>
      </w:r>
      <w:r>
        <w:rPr>
          <w:rFonts w:eastAsia="宋体" w:hAnsi="宋体" w:cs="宋体" w:hint="eastAsia"/>
          <w:kern w:val="0"/>
        </w:rPr>
        <w:t>1</w:t>
      </w:r>
      <w:r w:rsidRPr="0046058C">
        <w:rPr>
          <w:rFonts w:eastAsia="宋体" w:hAnsi="宋体" w:cs="宋体" w:hint="eastAsia"/>
          <w:kern w:val="0"/>
        </w:rPr>
        <w:t>*(V[CHPS_vapor_relief]-V[Compressor_</w:t>
      </w:r>
      <w:r>
        <w:rPr>
          <w:rFonts w:eastAsia="宋体" w:hAnsi="宋体" w:cs="宋体" w:hint="eastAsia"/>
          <w:kern w:val="0"/>
        </w:rPr>
        <w:t>normal</w:t>
      </w:r>
      <w:r w:rsidRPr="0046058C">
        <w:rPr>
          <w:rFonts w:eastAsia="宋体" w:hAnsi="宋体" w:cs="宋体" w:hint="eastAsia"/>
          <w:kern w:val="0"/>
        </w:rPr>
        <w:t>])*Rmass[CHPS_vapor_relief]</w:t>
      </w:r>
    </w:p>
    <w:p w:rsidR="00CC5551" w:rsidRPr="0046058C" w:rsidRDefault="00CC5551" w:rsidP="0046058C">
      <w:pPr>
        <w:widowControl/>
        <w:jc w:val="left"/>
        <w:rPr>
          <w:rFonts w:eastAsia="宋体" w:cs="宋体"/>
          <w:kern w:val="0"/>
        </w:rPr>
      </w:pPr>
      <w:r>
        <w:rPr>
          <w:rFonts w:eastAsia="宋体" w:hAnsi="宋体" w:cs="宋体" w:hint="eastAsia"/>
          <w:kern w:val="0"/>
        </w:rPr>
        <w:t>V[Compressor_normal]</w:t>
      </w:r>
      <w:r>
        <w:rPr>
          <w:rFonts w:eastAsia="宋体" w:hAnsi="宋体" w:cs="宋体" w:hint="eastAsia"/>
          <w:kern w:val="0"/>
        </w:rPr>
        <w:t>：压缩机正常的气体处理能力，</w:t>
      </w:r>
      <w:r>
        <w:rPr>
          <w:rFonts w:eastAsia="宋体" w:hAnsi="宋体" w:cs="宋体" w:hint="eastAsia"/>
          <w:kern w:val="0"/>
        </w:rPr>
        <w:t>m3/hr</w:t>
      </w:r>
    </w:p>
    <w:p w:rsidR="00D35F06" w:rsidRDefault="00D35F06" w:rsidP="00B83C4C"/>
    <w:p w:rsidR="00DE6A21" w:rsidRDefault="00DE6A21" w:rsidP="00DE6A21">
      <w:pPr>
        <w:pStyle w:val="20"/>
        <w:spacing w:before="156" w:after="156"/>
      </w:pPr>
      <w:bookmarkStart w:id="132" w:name="_Toc382316094"/>
      <w:r>
        <w:rPr>
          <w:rFonts w:hint="eastAsia"/>
        </w:rPr>
        <w:t>界面设计</w:t>
      </w:r>
      <w:bookmarkEnd w:id="132"/>
    </w:p>
    <w:p w:rsidR="00DE6A21" w:rsidRDefault="00DE6A21" w:rsidP="00A96B0E">
      <w:pPr>
        <w:pStyle w:val="a6"/>
        <w:numPr>
          <w:ilvl w:val="0"/>
          <w:numId w:val="54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Reactor Loop</w:t>
      </w:r>
      <w:r>
        <w:rPr>
          <w:rFonts w:hint="eastAsia"/>
        </w:rPr>
        <w:t>的</w:t>
      </w:r>
      <w:r>
        <w:rPr>
          <w:rFonts w:hint="eastAsia"/>
        </w:rPr>
        <w:t>Icon</w:t>
      </w:r>
      <w:r>
        <w:rPr>
          <w:rFonts w:hint="eastAsia"/>
        </w:rPr>
        <w:t>时，弹出如下</w:t>
      </w:r>
      <w:r>
        <w:rPr>
          <w:rFonts w:hint="eastAsia"/>
        </w:rPr>
        <w:t>Configuration</w:t>
      </w:r>
      <w:r>
        <w:rPr>
          <w:rFonts w:hint="eastAsia"/>
        </w:rPr>
        <w:t>界面，选择</w:t>
      </w:r>
      <w:r>
        <w:rPr>
          <w:rFonts w:hint="eastAsia"/>
        </w:rPr>
        <w:t>Reactor Loop</w:t>
      </w:r>
      <w:r>
        <w:rPr>
          <w:rFonts w:hint="eastAsia"/>
        </w:rPr>
        <w:t>中从反应器出口到冷高分所包括的设备，分为换热器、分离器（如热高分）、冷高分（单列）、</w:t>
      </w:r>
      <w:r>
        <w:rPr>
          <w:rFonts w:hint="eastAsia"/>
        </w:rPr>
        <w:t>Mixer/Splitter</w:t>
      </w:r>
      <w:r w:rsidR="003F33C0">
        <w:rPr>
          <w:rFonts w:hint="eastAsia"/>
        </w:rPr>
        <w:t>，下拉框的选项来自</w:t>
      </w:r>
      <w:r w:rsidR="003F33C0">
        <w:rPr>
          <w:rFonts w:hint="eastAsia"/>
        </w:rPr>
        <w:t>PROII</w:t>
      </w:r>
      <w:r w:rsidR="003F33C0">
        <w:rPr>
          <w:rFonts w:hint="eastAsia"/>
        </w:rPr>
        <w:t>模型。</w:t>
      </w:r>
    </w:p>
    <w:p w:rsidR="00DE6A21" w:rsidRDefault="00977528" w:rsidP="00B83C4C">
      <w:r>
        <w:rPr>
          <w:rFonts w:hint="eastAsia"/>
          <w:noProof/>
        </w:rPr>
        <w:drawing>
          <wp:inline distT="0" distB="0" distL="0" distR="0">
            <wp:extent cx="3310746" cy="2558537"/>
            <wp:effectExtent l="19050" t="0" r="3954" b="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502" cy="2559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528" w:rsidRDefault="00CC6B66" w:rsidP="00A96B0E">
      <w:pPr>
        <w:pStyle w:val="a6"/>
        <w:numPr>
          <w:ilvl w:val="0"/>
          <w:numId w:val="54"/>
        </w:numPr>
        <w:ind w:firstLineChars="0"/>
      </w:pPr>
      <w:r>
        <w:rPr>
          <w:rFonts w:eastAsia="宋体" w:hAnsi="宋体" w:cs="宋体" w:hint="eastAsia"/>
          <w:kern w:val="0"/>
        </w:rPr>
        <w:t>程序通过</w:t>
      </w:r>
      <w:r>
        <w:rPr>
          <w:rFonts w:eastAsia="宋体" w:hAnsi="宋体" w:cs="宋体" w:hint="eastAsia"/>
          <w:kern w:val="0"/>
        </w:rPr>
        <w:t>PROII</w:t>
      </w:r>
      <w:r>
        <w:rPr>
          <w:rFonts w:eastAsia="宋体" w:hAnsi="宋体" w:cs="宋体" w:hint="eastAsia"/>
          <w:kern w:val="0"/>
        </w:rPr>
        <w:t>中相关</w:t>
      </w:r>
      <w:r>
        <w:rPr>
          <w:rFonts w:eastAsia="宋体" w:hAnsi="宋体" w:cs="宋体" w:hint="eastAsia"/>
          <w:kern w:val="0"/>
        </w:rPr>
        <w:t>Unit</w:t>
      </w:r>
      <w:r>
        <w:rPr>
          <w:rFonts w:eastAsia="宋体" w:hAnsi="宋体" w:cs="宋体" w:hint="eastAsia"/>
          <w:kern w:val="0"/>
        </w:rPr>
        <w:t>所带的物料信息，自动在</w:t>
      </w:r>
      <w:r>
        <w:rPr>
          <w:rFonts w:eastAsia="宋体" w:hAnsi="宋体" w:cs="宋体" w:hint="eastAsia"/>
          <w:kern w:val="0"/>
        </w:rPr>
        <w:t>ReliefPro</w:t>
      </w:r>
      <w:r>
        <w:rPr>
          <w:rFonts w:eastAsia="宋体" w:hAnsi="宋体" w:cs="宋体" w:hint="eastAsia"/>
          <w:kern w:val="0"/>
        </w:rPr>
        <w:t>的</w:t>
      </w:r>
      <w:r>
        <w:rPr>
          <w:rFonts w:eastAsia="宋体" w:hAnsi="宋体" w:cs="宋体" w:hint="eastAsia"/>
          <w:kern w:val="0"/>
        </w:rPr>
        <w:t>Flowsheet</w:t>
      </w:r>
      <w:r>
        <w:rPr>
          <w:rFonts w:eastAsia="宋体" w:hAnsi="宋体" w:cs="宋体" w:hint="eastAsia"/>
          <w:kern w:val="0"/>
        </w:rPr>
        <w:t>上显示</w:t>
      </w:r>
      <w:r w:rsidR="00BA44BD">
        <w:rPr>
          <w:rFonts w:eastAsia="宋体" w:hAnsi="宋体" w:cs="宋体" w:hint="eastAsia"/>
          <w:kern w:val="0"/>
        </w:rPr>
        <w:t>上述</w:t>
      </w:r>
      <w:r>
        <w:rPr>
          <w:rFonts w:eastAsia="宋体" w:hAnsi="宋体" w:cs="宋体" w:hint="eastAsia"/>
          <w:kern w:val="0"/>
        </w:rPr>
        <w:t>全部</w:t>
      </w:r>
      <w:r>
        <w:rPr>
          <w:rFonts w:eastAsia="宋体" w:hAnsi="宋体" w:cs="宋体" w:hint="eastAsia"/>
          <w:kern w:val="0"/>
        </w:rPr>
        <w:t>Unit</w:t>
      </w:r>
      <w:r>
        <w:rPr>
          <w:rFonts w:eastAsia="宋体" w:hAnsi="宋体" w:cs="宋体" w:hint="eastAsia"/>
          <w:kern w:val="0"/>
        </w:rPr>
        <w:t>并自动完成物料的连接</w:t>
      </w:r>
      <w:r w:rsidR="00977528">
        <w:rPr>
          <w:rFonts w:hint="eastAsia"/>
        </w:rPr>
        <w:t>。</w:t>
      </w:r>
    </w:p>
    <w:p w:rsidR="001532C3" w:rsidRDefault="0060102A" w:rsidP="00A96B0E">
      <w:pPr>
        <w:pStyle w:val="a6"/>
        <w:numPr>
          <w:ilvl w:val="0"/>
          <w:numId w:val="54"/>
        </w:numPr>
        <w:ind w:firstLineChars="0"/>
      </w:pPr>
      <w:r>
        <w:rPr>
          <w:rFonts w:hint="eastAsia"/>
        </w:rPr>
        <w:t>选中</w:t>
      </w:r>
      <w:r>
        <w:rPr>
          <w:rFonts w:hint="eastAsia"/>
        </w:rPr>
        <w:t>Flowsheet</w:t>
      </w:r>
      <w:r>
        <w:rPr>
          <w:rFonts w:hint="eastAsia"/>
        </w:rPr>
        <w:t>上任意</w:t>
      </w:r>
      <w:r>
        <w:rPr>
          <w:rFonts w:hint="eastAsia"/>
        </w:rPr>
        <w:t>Unit</w:t>
      </w:r>
      <w:r>
        <w:rPr>
          <w:rFonts w:hint="eastAsia"/>
        </w:rPr>
        <w:t>时，</w:t>
      </w:r>
      <w:r>
        <w:rPr>
          <w:rFonts w:hint="eastAsia"/>
          <w:noProof/>
        </w:rPr>
        <w:drawing>
          <wp:inline distT="0" distB="0" distL="0" distR="0">
            <wp:extent cx="231116" cy="200660"/>
            <wp:effectExtent l="19050" t="0" r="0" b="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73" cy="199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按钮激活，显示如下界面</w:t>
      </w:r>
      <w:r w:rsidR="001532C3">
        <w:rPr>
          <w:rFonts w:hint="eastAsia"/>
        </w:rPr>
        <w:t>。</w:t>
      </w:r>
      <w:r w:rsidR="001532C3" w:rsidRPr="001532C3">
        <w:rPr>
          <w:rFonts w:hint="eastAsia"/>
          <w:b/>
          <w:i/>
        </w:rPr>
        <w:t>Check Data</w:t>
      </w:r>
      <w:r w:rsidR="001532C3">
        <w:rPr>
          <w:rFonts w:hint="eastAsia"/>
        </w:rPr>
        <w:t>用于检查模型数据是否完整，</w:t>
      </w:r>
      <w:r w:rsidR="001532C3">
        <w:rPr>
          <w:rFonts w:hint="eastAsia"/>
        </w:rPr>
        <w:t>Run Simulation</w:t>
      </w:r>
      <w:r w:rsidR="001532C3">
        <w:rPr>
          <w:rFonts w:hint="eastAsia"/>
        </w:rPr>
        <w:t>用于</w:t>
      </w:r>
      <w:r w:rsidR="001532C3">
        <w:rPr>
          <w:rFonts w:hint="eastAsia"/>
        </w:rPr>
        <w:t>Run</w:t>
      </w:r>
      <w:r w:rsidR="001532C3">
        <w:rPr>
          <w:rFonts w:hint="eastAsia"/>
        </w:rPr>
        <w:t>修改后的</w:t>
      </w:r>
      <w:r w:rsidR="001532C3">
        <w:rPr>
          <w:rFonts w:hint="eastAsia"/>
        </w:rPr>
        <w:t>Reactor Loop Base Case</w:t>
      </w:r>
      <w:r w:rsidR="001532C3">
        <w:rPr>
          <w:rFonts w:hint="eastAsia"/>
        </w:rPr>
        <w:t>的模型，</w:t>
      </w:r>
      <w:r w:rsidR="001532C3">
        <w:rPr>
          <w:rFonts w:hint="eastAsia"/>
        </w:rPr>
        <w:t>Error Report</w:t>
      </w:r>
      <w:r w:rsidR="001532C3">
        <w:rPr>
          <w:rFonts w:hint="eastAsia"/>
        </w:rPr>
        <w:t>将报告</w:t>
      </w:r>
      <w:r w:rsidR="001532C3">
        <w:rPr>
          <w:rFonts w:hint="eastAsia"/>
        </w:rPr>
        <w:t>1</w:t>
      </w:r>
      <w:r w:rsidR="001532C3">
        <w:rPr>
          <w:rFonts w:hint="eastAsia"/>
        </w:rPr>
        <w:t>）模型是否收敛；</w:t>
      </w:r>
      <w:r w:rsidR="001532C3">
        <w:rPr>
          <w:rFonts w:hint="eastAsia"/>
        </w:rPr>
        <w:t>2</w:t>
      </w:r>
      <w:r w:rsidR="001532C3">
        <w:rPr>
          <w:rFonts w:hint="eastAsia"/>
        </w:rPr>
        <w:t>）该数据与原始</w:t>
      </w:r>
      <w:r w:rsidR="001532C3">
        <w:rPr>
          <w:rFonts w:hint="eastAsia"/>
        </w:rPr>
        <w:t>PROII</w:t>
      </w:r>
      <w:r w:rsidR="001532C3">
        <w:rPr>
          <w:rFonts w:hint="eastAsia"/>
        </w:rPr>
        <w:t>模型数据是否吻合；</w:t>
      </w:r>
      <w:r w:rsidR="001532C3">
        <w:rPr>
          <w:rFonts w:hint="eastAsia"/>
        </w:rPr>
        <w:t>Launch Simulator</w:t>
      </w:r>
      <w:r w:rsidR="001532C3">
        <w:rPr>
          <w:rFonts w:hint="eastAsia"/>
        </w:rPr>
        <w:t>用于打开</w:t>
      </w:r>
      <w:r w:rsidR="001532C3">
        <w:rPr>
          <w:rFonts w:hint="eastAsia"/>
        </w:rPr>
        <w:t>PROII</w:t>
      </w:r>
      <w:r w:rsidR="001532C3">
        <w:rPr>
          <w:rFonts w:hint="eastAsia"/>
        </w:rPr>
        <w:t>和模型，人工检</w:t>
      </w:r>
      <w:r w:rsidR="001532C3">
        <w:rPr>
          <w:rFonts w:hint="eastAsia"/>
        </w:rPr>
        <w:lastRenderedPageBreak/>
        <w:t>查模型并调整，</w:t>
      </w:r>
      <w:r w:rsidR="001532C3">
        <w:rPr>
          <w:rFonts w:hint="eastAsia"/>
        </w:rPr>
        <w:t>PROII</w:t>
      </w:r>
      <w:r w:rsidR="001532C3">
        <w:rPr>
          <w:rFonts w:hint="eastAsia"/>
        </w:rPr>
        <w:t>关闭时，</w:t>
      </w:r>
      <w:r w:rsidR="005A0CEB">
        <w:rPr>
          <w:rFonts w:hint="eastAsia"/>
        </w:rPr>
        <w:t>返回</w:t>
      </w:r>
      <w:r w:rsidR="005A0CEB">
        <w:rPr>
          <w:rFonts w:hint="eastAsia"/>
        </w:rPr>
        <w:t>ReliefPro</w:t>
      </w:r>
      <w:r w:rsidR="005A0CEB">
        <w:rPr>
          <w:rFonts w:hint="eastAsia"/>
        </w:rPr>
        <w:t>，</w:t>
      </w:r>
      <w:r w:rsidR="001532C3">
        <w:rPr>
          <w:rFonts w:hint="eastAsia"/>
        </w:rPr>
        <w:t>程序将采用修改后的</w:t>
      </w:r>
      <w:r w:rsidR="005A0CEB">
        <w:rPr>
          <w:rFonts w:hint="eastAsia"/>
        </w:rPr>
        <w:t>PROII</w:t>
      </w:r>
      <w:r w:rsidR="001532C3">
        <w:rPr>
          <w:rFonts w:hint="eastAsia"/>
        </w:rPr>
        <w:t>模型数据</w:t>
      </w:r>
      <w:r w:rsidR="005A0CEB">
        <w:rPr>
          <w:rFonts w:hint="eastAsia"/>
        </w:rPr>
        <w:t>。</w:t>
      </w:r>
      <w:r w:rsidR="005A0CEB">
        <w:rPr>
          <w:rFonts w:hint="eastAsia"/>
        </w:rPr>
        <w:t>Finish</w:t>
      </w:r>
      <w:r w:rsidR="005A0CEB">
        <w:rPr>
          <w:rFonts w:hint="eastAsia"/>
        </w:rPr>
        <w:t>按钮用于完成</w:t>
      </w:r>
      <w:r w:rsidR="005A0CEB">
        <w:rPr>
          <w:rFonts w:hint="eastAsia"/>
        </w:rPr>
        <w:t>base case</w:t>
      </w:r>
      <w:r w:rsidR="005A0CEB">
        <w:rPr>
          <w:rFonts w:hint="eastAsia"/>
        </w:rPr>
        <w:t>的模拟并进入下阶段，</w:t>
      </w:r>
      <w:r w:rsidR="005A0CEB">
        <w:rPr>
          <w:rFonts w:hint="eastAsia"/>
        </w:rPr>
        <w:t>Cancel</w:t>
      </w:r>
      <w:r w:rsidR="005A0CEB">
        <w:rPr>
          <w:rFonts w:hint="eastAsia"/>
        </w:rPr>
        <w:t>则放弃更改，提示</w:t>
      </w:r>
      <w:proofErr w:type="gramStart"/>
      <w:r w:rsidR="005A0CEB">
        <w:t>”</w:t>
      </w:r>
      <w:proofErr w:type="gramEnd"/>
      <w:r w:rsidR="005A0CEB">
        <w:rPr>
          <w:rFonts w:hint="eastAsia"/>
        </w:rPr>
        <w:t>Base case simulation saved?</w:t>
      </w:r>
      <w:r w:rsidR="005A0CEB">
        <w:t>”</w:t>
      </w:r>
      <w:r w:rsidR="005A0CEB">
        <w:rPr>
          <w:rFonts w:hint="eastAsia"/>
        </w:rPr>
        <w:t>。</w:t>
      </w:r>
    </w:p>
    <w:p w:rsidR="0060102A" w:rsidRDefault="009F3499" w:rsidP="0060102A">
      <w:r>
        <w:rPr>
          <w:rFonts w:hint="eastAsia"/>
          <w:noProof/>
        </w:rPr>
        <w:drawing>
          <wp:inline distT="0" distB="0" distL="0" distR="0">
            <wp:extent cx="3787140" cy="3217545"/>
            <wp:effectExtent l="19050" t="0" r="3810" b="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4BD" w:rsidRDefault="00B405AF" w:rsidP="00A96B0E">
      <w:pPr>
        <w:pStyle w:val="a6"/>
        <w:numPr>
          <w:ilvl w:val="0"/>
          <w:numId w:val="54"/>
        </w:numPr>
        <w:ind w:firstLineChars="0"/>
      </w:pPr>
      <w:r>
        <w:rPr>
          <w:rFonts w:hint="eastAsia"/>
        </w:rPr>
        <w:t>用户完成</w:t>
      </w:r>
      <w:r>
        <w:rPr>
          <w:rFonts w:hint="eastAsia"/>
        </w:rPr>
        <w:t>PSV</w:t>
      </w:r>
      <w:r>
        <w:rPr>
          <w:rFonts w:hint="eastAsia"/>
        </w:rPr>
        <w:t>的设置和</w:t>
      </w:r>
      <w:r>
        <w:rPr>
          <w:rFonts w:hint="eastAsia"/>
        </w:rPr>
        <w:t>Case</w:t>
      </w:r>
      <w:r>
        <w:rPr>
          <w:rFonts w:hint="eastAsia"/>
        </w:rPr>
        <w:t>选择后，进入每个具体</w:t>
      </w:r>
      <w:r>
        <w:rPr>
          <w:rFonts w:hint="eastAsia"/>
        </w:rPr>
        <w:t>Case</w:t>
      </w:r>
      <w:r>
        <w:rPr>
          <w:rFonts w:hint="eastAsia"/>
        </w:rPr>
        <w:t>的</w:t>
      </w:r>
      <w:r w:rsidR="00690D1A">
        <w:rPr>
          <w:rFonts w:hint="eastAsia"/>
        </w:rPr>
        <w:t>配置页面。</w:t>
      </w:r>
    </w:p>
    <w:p w:rsidR="00915BCF" w:rsidRDefault="00915BCF" w:rsidP="00A96B0E">
      <w:pPr>
        <w:pStyle w:val="a6"/>
        <w:numPr>
          <w:ilvl w:val="0"/>
          <w:numId w:val="54"/>
        </w:numPr>
        <w:ind w:firstLineChars="0"/>
      </w:pPr>
      <w:r>
        <w:rPr>
          <w:rFonts w:hint="eastAsia"/>
        </w:rPr>
        <w:t xml:space="preserve">Loss of </w:t>
      </w:r>
      <w:r w:rsidR="00922E7C">
        <w:rPr>
          <w:rFonts w:hint="eastAsia"/>
        </w:rPr>
        <w:t>liquid</w:t>
      </w:r>
      <w:r>
        <w:rPr>
          <w:rFonts w:hint="eastAsia"/>
        </w:rPr>
        <w:t xml:space="preserve"> feed</w:t>
      </w:r>
      <w:r w:rsidR="00F36FC9">
        <w:rPr>
          <w:rFonts w:hint="eastAsia"/>
        </w:rPr>
        <w:t>工况</w:t>
      </w:r>
    </w:p>
    <w:p w:rsidR="00821548" w:rsidRDefault="00821548" w:rsidP="00A96B0E">
      <w:pPr>
        <w:pStyle w:val="a6"/>
        <w:numPr>
          <w:ilvl w:val="1"/>
          <w:numId w:val="54"/>
        </w:numPr>
        <w:ind w:firstLineChars="0"/>
      </w:pPr>
      <w:r>
        <w:rPr>
          <w:rFonts w:hint="eastAsia"/>
        </w:rPr>
        <w:t>仅将冷进料的流量设为</w:t>
      </w:r>
      <w:r>
        <w:rPr>
          <w:rFonts w:hint="eastAsia"/>
        </w:rPr>
        <w:t>0</w:t>
      </w:r>
      <w:r>
        <w:rPr>
          <w:rFonts w:hint="eastAsia"/>
        </w:rPr>
        <w:t>并</w:t>
      </w:r>
      <w:r>
        <w:rPr>
          <w:rFonts w:hint="eastAsia"/>
        </w:rPr>
        <w:t>Run PROII</w:t>
      </w:r>
      <w:r>
        <w:rPr>
          <w:rFonts w:hint="eastAsia"/>
        </w:rPr>
        <w:t>模型，计算泄放量。</w:t>
      </w:r>
    </w:p>
    <w:p w:rsidR="00915BCF" w:rsidRDefault="00915BCF" w:rsidP="00915BCF">
      <w:r>
        <w:rPr>
          <w:rFonts w:hint="eastAsia"/>
          <w:noProof/>
        </w:rPr>
        <w:drawing>
          <wp:inline distT="0" distB="0" distL="0" distR="0">
            <wp:extent cx="3326549" cy="2562045"/>
            <wp:effectExtent l="19050" t="0" r="7201" b="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461" cy="256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027" w:rsidRDefault="002B0283" w:rsidP="00A96B0E">
      <w:pPr>
        <w:pStyle w:val="a6"/>
        <w:numPr>
          <w:ilvl w:val="0"/>
          <w:numId w:val="54"/>
        </w:numPr>
        <w:ind w:firstLineChars="0"/>
      </w:pPr>
      <w:r>
        <w:rPr>
          <w:rFonts w:hint="eastAsia"/>
        </w:rPr>
        <w:t>Loss of reactor qu</w:t>
      </w:r>
      <w:r w:rsidR="000D74A3">
        <w:rPr>
          <w:rFonts w:hint="eastAsia"/>
        </w:rPr>
        <w:t>e</w:t>
      </w:r>
      <w:r>
        <w:rPr>
          <w:rFonts w:hint="eastAsia"/>
        </w:rPr>
        <w:t>nch</w:t>
      </w:r>
      <w:r w:rsidR="00937027">
        <w:rPr>
          <w:rFonts w:hint="eastAsia"/>
        </w:rPr>
        <w:t>工况</w:t>
      </w:r>
    </w:p>
    <w:p w:rsidR="005E1AF1" w:rsidRDefault="005E1AF1" w:rsidP="00A96B0E">
      <w:pPr>
        <w:pStyle w:val="a6"/>
        <w:numPr>
          <w:ilvl w:val="1"/>
          <w:numId w:val="54"/>
        </w:numPr>
        <w:ind w:firstLineChars="0"/>
      </w:pPr>
      <w:r>
        <w:rPr>
          <w:rFonts w:hint="eastAsia"/>
        </w:rPr>
        <w:t>用户规定</w:t>
      </w:r>
      <w:r>
        <w:rPr>
          <w:rFonts w:hint="eastAsia"/>
        </w:rPr>
        <w:t>Final quench point lost</w:t>
      </w:r>
      <w:r>
        <w:rPr>
          <w:rFonts w:hint="eastAsia"/>
        </w:rPr>
        <w:t>后的反应器出口温度，该温度替换</w:t>
      </w:r>
      <w:r>
        <w:rPr>
          <w:rFonts w:hint="eastAsia"/>
        </w:rPr>
        <w:t>Base Case</w:t>
      </w:r>
      <w:r>
        <w:rPr>
          <w:rFonts w:hint="eastAsia"/>
        </w:rPr>
        <w:t>的</w:t>
      </w:r>
      <w:r>
        <w:rPr>
          <w:rFonts w:hint="eastAsia"/>
        </w:rPr>
        <w:t>Effluent Stream</w:t>
      </w:r>
      <w:r>
        <w:rPr>
          <w:rFonts w:hint="eastAsia"/>
        </w:rPr>
        <w:t>温度，</w:t>
      </w:r>
      <w:proofErr w:type="gramStart"/>
      <w:r>
        <w:rPr>
          <w:rFonts w:hint="eastAsia"/>
        </w:rPr>
        <w:t>其余条件</w:t>
      </w:r>
      <w:proofErr w:type="gramEnd"/>
      <w:r>
        <w:rPr>
          <w:rFonts w:hint="eastAsia"/>
        </w:rPr>
        <w:t>均不变。</w:t>
      </w:r>
    </w:p>
    <w:p w:rsidR="00937027" w:rsidRDefault="0076504C" w:rsidP="00915BCF">
      <w:r>
        <w:rPr>
          <w:rFonts w:hint="eastAsia"/>
          <w:noProof/>
        </w:rPr>
        <w:lastRenderedPageBreak/>
        <w:drawing>
          <wp:inline distT="0" distB="0" distL="0" distR="0">
            <wp:extent cx="3476625" cy="2863850"/>
            <wp:effectExtent l="19050" t="0" r="9525" b="0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4A3" w:rsidRDefault="00133A56" w:rsidP="00A96B0E">
      <w:pPr>
        <w:pStyle w:val="a6"/>
        <w:numPr>
          <w:ilvl w:val="0"/>
          <w:numId w:val="54"/>
        </w:numPr>
        <w:ind w:firstLineChars="0"/>
      </w:pPr>
      <w:r>
        <w:rPr>
          <w:rFonts w:hint="eastAsia"/>
        </w:rPr>
        <w:t>General Electric Power Failure</w:t>
      </w:r>
      <w:r w:rsidR="000D74A3">
        <w:rPr>
          <w:rFonts w:hint="eastAsia"/>
        </w:rPr>
        <w:t>工况</w:t>
      </w:r>
    </w:p>
    <w:p w:rsidR="00885D44" w:rsidRDefault="00885D44" w:rsidP="00A96B0E">
      <w:pPr>
        <w:pStyle w:val="a6"/>
        <w:numPr>
          <w:ilvl w:val="1"/>
          <w:numId w:val="54"/>
        </w:numPr>
        <w:ind w:firstLineChars="0"/>
      </w:pPr>
      <w:r>
        <w:rPr>
          <w:rFonts w:hint="eastAsia"/>
        </w:rPr>
        <w:t>程序根据用户规定</w:t>
      </w:r>
      <w:r>
        <w:rPr>
          <w:rFonts w:hint="eastAsia"/>
        </w:rPr>
        <w:t>Source</w:t>
      </w:r>
      <w:r>
        <w:rPr>
          <w:rFonts w:hint="eastAsia"/>
        </w:rPr>
        <w:t>类型，缺省确定哪些</w:t>
      </w:r>
      <w:r w:rsidR="000D1E48">
        <w:rPr>
          <w:rFonts w:hint="eastAsia"/>
        </w:rPr>
        <w:t>换热的冷物料</w:t>
      </w:r>
      <w:r>
        <w:rPr>
          <w:rFonts w:hint="eastAsia"/>
        </w:rPr>
        <w:t>停</w:t>
      </w:r>
      <w:r w:rsidR="001465F9">
        <w:rPr>
          <w:rFonts w:hint="eastAsia"/>
        </w:rPr>
        <w:t>。</w:t>
      </w:r>
    </w:p>
    <w:p w:rsidR="00676281" w:rsidRDefault="00676281" w:rsidP="00A96B0E">
      <w:pPr>
        <w:pStyle w:val="a6"/>
        <w:numPr>
          <w:ilvl w:val="1"/>
          <w:numId w:val="54"/>
        </w:numPr>
        <w:ind w:firstLineChars="0"/>
      </w:pPr>
      <w:r>
        <w:rPr>
          <w:rFonts w:hint="eastAsia"/>
        </w:rPr>
        <w:t>程序列出全部</w:t>
      </w:r>
      <w:r>
        <w:rPr>
          <w:rFonts w:hint="eastAsia"/>
        </w:rPr>
        <w:t>Utility HX</w:t>
      </w:r>
      <w:r>
        <w:rPr>
          <w:rFonts w:hint="eastAsia"/>
        </w:rPr>
        <w:t>，缺省空冷和水冷停，</w:t>
      </w:r>
      <w:r>
        <w:rPr>
          <w:rFonts w:hint="eastAsia"/>
        </w:rPr>
        <w:t>Duty Factor</w:t>
      </w:r>
      <w:r>
        <w:rPr>
          <w:rFonts w:hint="eastAsia"/>
        </w:rPr>
        <w:t>自定义。</w:t>
      </w:r>
    </w:p>
    <w:p w:rsidR="002501D5" w:rsidRDefault="002501D5" w:rsidP="00A96B0E">
      <w:pPr>
        <w:pStyle w:val="a6"/>
        <w:numPr>
          <w:ilvl w:val="1"/>
          <w:numId w:val="54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Stop</w:t>
      </w:r>
      <w:r>
        <w:rPr>
          <w:rFonts w:hint="eastAsia"/>
        </w:rPr>
        <w:t>的</w:t>
      </w:r>
      <w:r>
        <w:rPr>
          <w:rFonts w:hint="eastAsia"/>
        </w:rPr>
        <w:t>Stream</w:t>
      </w:r>
      <w:r>
        <w:rPr>
          <w:rFonts w:hint="eastAsia"/>
        </w:rPr>
        <w:t>流量设为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C94006">
        <w:rPr>
          <w:rFonts w:hint="eastAsia"/>
        </w:rPr>
        <w:t>将新的</w:t>
      </w:r>
      <w:r w:rsidR="00C94006">
        <w:rPr>
          <w:rFonts w:hint="eastAsia"/>
        </w:rPr>
        <w:t>Duty</w:t>
      </w:r>
      <w:r w:rsidR="00C94006">
        <w:rPr>
          <w:rFonts w:hint="eastAsia"/>
        </w:rPr>
        <w:t>一起</w:t>
      </w:r>
      <w:r>
        <w:rPr>
          <w:rFonts w:hint="eastAsia"/>
        </w:rPr>
        <w:t>送入</w:t>
      </w:r>
      <w:r>
        <w:rPr>
          <w:rFonts w:hint="eastAsia"/>
        </w:rPr>
        <w:t>PROII</w:t>
      </w:r>
      <w:r w:rsidR="0063115B">
        <w:rPr>
          <w:rFonts w:hint="eastAsia"/>
        </w:rPr>
        <w:t>并</w:t>
      </w:r>
      <w:r w:rsidR="0063115B">
        <w:rPr>
          <w:rFonts w:hint="eastAsia"/>
        </w:rPr>
        <w:t>Run</w:t>
      </w:r>
      <w:r w:rsidR="0063115B">
        <w:rPr>
          <w:rFonts w:hint="eastAsia"/>
        </w:rPr>
        <w:t>，</w:t>
      </w:r>
      <w:r w:rsidR="00F66905">
        <w:rPr>
          <w:rFonts w:hint="eastAsia"/>
        </w:rPr>
        <w:t>完成后</w:t>
      </w:r>
      <w:r>
        <w:rPr>
          <w:rFonts w:hint="eastAsia"/>
        </w:rPr>
        <w:t>计算泄放量。</w:t>
      </w:r>
    </w:p>
    <w:p w:rsidR="0076504C" w:rsidRDefault="005478A5" w:rsidP="00915BCF">
      <w:r>
        <w:rPr>
          <w:rFonts w:hint="eastAsia"/>
          <w:noProof/>
        </w:rPr>
        <w:drawing>
          <wp:inline distT="0" distB="0" distL="0" distR="0">
            <wp:extent cx="3910740" cy="4416725"/>
            <wp:effectExtent l="19050" t="0" r="0" b="0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748" cy="4418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1C4" w:rsidRDefault="001261C4" w:rsidP="00A96B0E">
      <w:pPr>
        <w:pStyle w:val="a6"/>
        <w:numPr>
          <w:ilvl w:val="0"/>
          <w:numId w:val="54"/>
        </w:numPr>
        <w:ind w:firstLineChars="0"/>
      </w:pPr>
      <w:r>
        <w:rPr>
          <w:rFonts w:hint="eastAsia"/>
        </w:rPr>
        <w:t>General Cooling Water Failure</w:t>
      </w:r>
      <w:r>
        <w:rPr>
          <w:rFonts w:hint="eastAsia"/>
        </w:rPr>
        <w:t>工况</w:t>
      </w:r>
    </w:p>
    <w:p w:rsidR="00C83F73" w:rsidRDefault="00C83F73" w:rsidP="00A96B0E">
      <w:pPr>
        <w:pStyle w:val="a6"/>
        <w:numPr>
          <w:ilvl w:val="1"/>
          <w:numId w:val="54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Check</w:t>
      </w:r>
      <w:r>
        <w:rPr>
          <w:rFonts w:hint="eastAsia"/>
        </w:rPr>
        <w:t>了</w:t>
      </w:r>
      <w:r>
        <w:rPr>
          <w:rFonts w:hint="eastAsia"/>
        </w:rPr>
        <w:t>Recycle Compressor Failure</w:t>
      </w:r>
      <w:r>
        <w:rPr>
          <w:rFonts w:hint="eastAsia"/>
        </w:rPr>
        <w:t>选项，则下面全部选项变灰。该工况则等同于</w:t>
      </w:r>
      <w:r>
        <w:rPr>
          <w:rFonts w:hint="eastAsia"/>
        </w:rPr>
        <w:t xml:space="preserve">Recycle </w:t>
      </w:r>
      <w:r>
        <w:rPr>
          <w:rFonts w:hint="eastAsia"/>
        </w:rPr>
        <w:lastRenderedPageBreak/>
        <w:t>Compressor Failure</w:t>
      </w:r>
      <w:r>
        <w:rPr>
          <w:rFonts w:hint="eastAsia"/>
        </w:rPr>
        <w:t>工况。</w:t>
      </w:r>
    </w:p>
    <w:p w:rsidR="00C83F73" w:rsidRDefault="001A5448" w:rsidP="00A96B0E">
      <w:pPr>
        <w:pStyle w:val="a6"/>
        <w:numPr>
          <w:ilvl w:val="1"/>
          <w:numId w:val="54"/>
        </w:numPr>
        <w:ind w:firstLineChars="0"/>
      </w:pPr>
      <w:r>
        <w:rPr>
          <w:rFonts w:hint="eastAsia"/>
        </w:rPr>
        <w:t>Injection water Stream</w:t>
      </w:r>
      <w:r>
        <w:rPr>
          <w:rFonts w:hint="eastAsia"/>
        </w:rPr>
        <w:t>用于定义注水的物料，缺省该物料停</w:t>
      </w:r>
      <w:r w:rsidR="009A1B72">
        <w:rPr>
          <w:rFonts w:hint="eastAsia"/>
        </w:rPr>
        <w:t>；</w:t>
      </w:r>
    </w:p>
    <w:p w:rsidR="001A5448" w:rsidRDefault="001A5448" w:rsidP="00A96B0E">
      <w:pPr>
        <w:pStyle w:val="a6"/>
        <w:numPr>
          <w:ilvl w:val="1"/>
          <w:numId w:val="54"/>
        </w:numPr>
        <w:ind w:firstLineChars="0"/>
      </w:pPr>
      <w:r>
        <w:rPr>
          <w:rFonts w:hint="eastAsia"/>
        </w:rPr>
        <w:t>Utility HX</w:t>
      </w:r>
      <w:r>
        <w:rPr>
          <w:rFonts w:hint="eastAsia"/>
        </w:rPr>
        <w:t>用于列出全部</w:t>
      </w:r>
      <w:proofErr w:type="gramStart"/>
      <w:r>
        <w:rPr>
          <w:rFonts w:hint="eastAsia"/>
        </w:rPr>
        <w:t>空冷器之外</w:t>
      </w:r>
      <w:proofErr w:type="gramEnd"/>
      <w:r>
        <w:rPr>
          <w:rFonts w:hint="eastAsia"/>
        </w:rPr>
        <w:t>的</w:t>
      </w:r>
      <w:r>
        <w:rPr>
          <w:rFonts w:hint="eastAsia"/>
        </w:rPr>
        <w:t>Utility HX</w:t>
      </w:r>
      <w:r>
        <w:rPr>
          <w:rFonts w:hint="eastAsia"/>
        </w:rPr>
        <w:t>，缺省</w:t>
      </w:r>
      <w:r>
        <w:rPr>
          <w:rFonts w:hint="eastAsia"/>
        </w:rPr>
        <w:t>Duty Factor=0</w:t>
      </w:r>
      <w:r>
        <w:rPr>
          <w:rFonts w:hint="eastAsia"/>
        </w:rPr>
        <w:t>；</w:t>
      </w:r>
    </w:p>
    <w:p w:rsidR="001A5448" w:rsidRDefault="00B61848" w:rsidP="00A96B0E">
      <w:pPr>
        <w:pStyle w:val="a6"/>
        <w:numPr>
          <w:ilvl w:val="1"/>
          <w:numId w:val="54"/>
        </w:numPr>
        <w:ind w:firstLineChars="0"/>
      </w:pPr>
      <w:r>
        <w:rPr>
          <w:rFonts w:hint="eastAsia"/>
        </w:rPr>
        <w:t>将新的条件送入</w:t>
      </w:r>
      <w:r>
        <w:rPr>
          <w:rFonts w:hint="eastAsia"/>
        </w:rPr>
        <w:t>PROII</w:t>
      </w:r>
      <w:r>
        <w:rPr>
          <w:rFonts w:hint="eastAsia"/>
        </w:rPr>
        <w:t>，</w:t>
      </w:r>
      <w:r>
        <w:rPr>
          <w:rFonts w:hint="eastAsia"/>
        </w:rPr>
        <w:t>Run</w:t>
      </w:r>
      <w:r>
        <w:rPr>
          <w:rFonts w:hint="eastAsia"/>
        </w:rPr>
        <w:t>，计算泄放量。</w:t>
      </w:r>
    </w:p>
    <w:p w:rsidR="00977528" w:rsidRPr="00977528" w:rsidRDefault="00C83F73" w:rsidP="00B83C4C">
      <w:r>
        <w:rPr>
          <w:rFonts w:hint="eastAsia"/>
          <w:noProof/>
        </w:rPr>
        <w:drawing>
          <wp:inline distT="0" distB="0" distL="0" distR="0">
            <wp:extent cx="3484174" cy="3683480"/>
            <wp:effectExtent l="19050" t="0" r="1976" b="0"/>
            <wp:docPr id="4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901" cy="368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FEB" w:rsidRDefault="00DF1FEB">
      <w:pPr>
        <w:widowControl/>
        <w:jc w:val="left"/>
      </w:pPr>
      <w:r>
        <w:br w:type="page"/>
      </w:r>
    </w:p>
    <w:p w:rsidR="004155B1" w:rsidRDefault="00DF1FEB" w:rsidP="004155B1">
      <w:pPr>
        <w:pStyle w:val="1"/>
        <w:spacing w:after="156"/>
        <w:ind w:left="0"/>
      </w:pPr>
      <w:bookmarkStart w:id="133" w:name="_Toc382316095"/>
      <w:r>
        <w:rPr>
          <w:rFonts w:hint="eastAsia"/>
        </w:rPr>
        <w:lastRenderedPageBreak/>
        <w:t>附件</w:t>
      </w:r>
      <w:r w:rsidR="004155B1">
        <w:rPr>
          <w:rFonts w:hint="eastAsia"/>
        </w:rPr>
        <w:t>X</w:t>
      </w:r>
      <w:r w:rsidR="004155B1">
        <w:rPr>
          <w:rFonts w:hint="eastAsia"/>
        </w:rPr>
        <w:t>：</w:t>
      </w:r>
      <w:r w:rsidR="004155B1">
        <w:rPr>
          <w:rFonts w:hint="eastAsia"/>
        </w:rPr>
        <w:t xml:space="preserve"> General Settings</w:t>
      </w:r>
      <w:bookmarkEnd w:id="133"/>
      <w:r w:rsidR="004155B1">
        <w:rPr>
          <w:rFonts w:hint="eastAsia"/>
        </w:rPr>
        <w:t xml:space="preserve"> </w:t>
      </w:r>
    </w:p>
    <w:p w:rsidR="004155B1" w:rsidRDefault="004155B1" w:rsidP="00DC7A7A">
      <w:pPr>
        <w:pStyle w:val="20"/>
        <w:spacing w:before="156" w:after="156"/>
      </w:pPr>
      <w:bookmarkStart w:id="134" w:name="_Toc382316096"/>
      <w:r>
        <w:rPr>
          <w:rFonts w:hint="eastAsia"/>
        </w:rPr>
        <w:t>全局设置</w:t>
      </w:r>
      <w:r>
        <w:rPr>
          <w:rFonts w:hint="eastAsia"/>
        </w:rPr>
        <w:t xml:space="preserve"> Global Settings</w:t>
      </w:r>
      <w:bookmarkEnd w:id="134"/>
    </w:p>
    <w:p w:rsidR="00697318" w:rsidRDefault="00697318" w:rsidP="00E427ED">
      <w:pPr>
        <w:pStyle w:val="a6"/>
        <w:numPr>
          <w:ilvl w:val="0"/>
          <w:numId w:val="27"/>
        </w:numPr>
        <w:spacing w:after="156"/>
        <w:ind w:firstLineChars="0"/>
      </w:pPr>
      <w:r>
        <w:rPr>
          <w:rFonts w:hint="eastAsia"/>
        </w:rPr>
        <w:t xml:space="preserve">PSV Discharge To: </w:t>
      </w:r>
      <w:r>
        <w:rPr>
          <w:rFonts w:hint="eastAsia"/>
        </w:rPr>
        <w:t>全厂火炬的类型</w:t>
      </w:r>
    </w:p>
    <w:p w:rsidR="00697318" w:rsidRDefault="00697318" w:rsidP="00697318">
      <w:pPr>
        <w:pStyle w:val="a6"/>
        <w:numPr>
          <w:ilvl w:val="1"/>
          <w:numId w:val="27"/>
        </w:numPr>
        <w:spacing w:after="156"/>
        <w:ind w:firstLineChars="0"/>
      </w:pPr>
      <w:r>
        <w:rPr>
          <w:rFonts w:hint="eastAsia"/>
        </w:rPr>
        <w:t>High Pressure Flare</w:t>
      </w:r>
    </w:p>
    <w:p w:rsidR="00697318" w:rsidRDefault="00697318" w:rsidP="00697318">
      <w:pPr>
        <w:pStyle w:val="a6"/>
        <w:numPr>
          <w:ilvl w:val="1"/>
          <w:numId w:val="27"/>
        </w:numPr>
        <w:spacing w:after="156"/>
        <w:ind w:firstLineChars="0"/>
      </w:pPr>
      <w:r>
        <w:rPr>
          <w:rFonts w:hint="eastAsia"/>
        </w:rPr>
        <w:t>Low Pressure Flare</w:t>
      </w:r>
    </w:p>
    <w:p w:rsidR="00697318" w:rsidRDefault="00697318" w:rsidP="00697318">
      <w:pPr>
        <w:pStyle w:val="a6"/>
        <w:numPr>
          <w:ilvl w:val="1"/>
          <w:numId w:val="27"/>
        </w:numPr>
        <w:spacing w:after="156"/>
        <w:ind w:firstLineChars="0"/>
      </w:pPr>
      <w:r>
        <w:rPr>
          <w:rFonts w:hint="eastAsia"/>
        </w:rPr>
        <w:t>Sour Gas Flare</w:t>
      </w:r>
    </w:p>
    <w:p w:rsidR="00697318" w:rsidRDefault="00697318" w:rsidP="00697318">
      <w:pPr>
        <w:pStyle w:val="a6"/>
        <w:numPr>
          <w:ilvl w:val="1"/>
          <w:numId w:val="27"/>
        </w:numPr>
        <w:spacing w:after="156"/>
        <w:ind w:firstLineChars="0"/>
      </w:pPr>
      <w:r>
        <w:rPr>
          <w:rFonts w:hint="eastAsia"/>
        </w:rPr>
        <w:t>Cold Flare</w:t>
      </w:r>
    </w:p>
    <w:p w:rsidR="00697318" w:rsidRDefault="00697318" w:rsidP="00697318">
      <w:pPr>
        <w:pStyle w:val="a6"/>
        <w:numPr>
          <w:ilvl w:val="1"/>
          <w:numId w:val="27"/>
        </w:numPr>
        <w:spacing w:after="156"/>
        <w:ind w:firstLineChars="0"/>
      </w:pPr>
      <w:r>
        <w:rPr>
          <w:rFonts w:hint="eastAsia"/>
        </w:rPr>
        <w:t>Customized</w:t>
      </w:r>
    </w:p>
    <w:p w:rsidR="00697318" w:rsidRDefault="00697318" w:rsidP="00697318">
      <w:pPr>
        <w:spacing w:after="156"/>
      </w:pPr>
      <w:r>
        <w:rPr>
          <w:rFonts w:hint="eastAsia"/>
        </w:rPr>
        <w:t>在</w:t>
      </w:r>
      <w:r>
        <w:rPr>
          <w:rFonts w:hint="eastAsia"/>
        </w:rPr>
        <w:t>PSV</w:t>
      </w:r>
      <w:r>
        <w:rPr>
          <w:rFonts w:hint="eastAsia"/>
        </w:rPr>
        <w:t>的定义中，增加</w:t>
      </w:r>
      <w:r w:rsidRPr="0069770C">
        <w:rPr>
          <w:rFonts w:hint="eastAsia"/>
          <w:b/>
          <w:i/>
        </w:rPr>
        <w:t>Discharged To</w:t>
      </w:r>
      <w:r>
        <w:rPr>
          <w:rFonts w:hint="eastAsia"/>
        </w:rPr>
        <w:t>选项。</w:t>
      </w:r>
    </w:p>
    <w:p w:rsidR="004155B1" w:rsidRDefault="004155B1" w:rsidP="00E427ED">
      <w:pPr>
        <w:pStyle w:val="a6"/>
        <w:numPr>
          <w:ilvl w:val="0"/>
          <w:numId w:val="27"/>
        </w:numPr>
        <w:spacing w:after="156"/>
        <w:ind w:firstLineChars="0"/>
      </w:pPr>
      <w:r>
        <w:rPr>
          <w:rFonts w:hint="eastAsia"/>
        </w:rPr>
        <w:t>问题：</w:t>
      </w:r>
      <w:r>
        <w:rPr>
          <w:rFonts w:hint="eastAsia"/>
        </w:rPr>
        <w:t xml:space="preserve">If </w:t>
      </w:r>
      <w:r w:rsidRPr="004155B1">
        <w:rPr>
          <w:rFonts w:hint="eastAsia"/>
          <w:b/>
        </w:rPr>
        <w:t>General Instrument Air Failure</w:t>
      </w:r>
      <w:r>
        <w:rPr>
          <w:rFonts w:hint="eastAsia"/>
        </w:rPr>
        <w:t xml:space="preserve"> is a credible scenario? </w:t>
      </w:r>
    </w:p>
    <w:p w:rsidR="007F2EDB" w:rsidRDefault="007F2EDB" w:rsidP="00E427ED">
      <w:pPr>
        <w:pStyle w:val="a6"/>
        <w:numPr>
          <w:ilvl w:val="1"/>
          <w:numId w:val="27"/>
        </w:numPr>
        <w:spacing w:after="156"/>
        <w:ind w:firstLineChars="0"/>
      </w:pPr>
      <w:r>
        <w:rPr>
          <w:rFonts w:hint="eastAsia"/>
        </w:rPr>
        <w:t>可以由用户自行选择</w:t>
      </w:r>
      <w:r>
        <w:rPr>
          <w:rFonts w:hint="eastAsia"/>
        </w:rPr>
        <w:t>Yes/NO</w:t>
      </w:r>
    </w:p>
    <w:p w:rsidR="004155B1" w:rsidRDefault="007F2EDB" w:rsidP="00E427ED">
      <w:pPr>
        <w:pStyle w:val="a6"/>
        <w:numPr>
          <w:ilvl w:val="1"/>
          <w:numId w:val="27"/>
        </w:numPr>
        <w:spacing w:after="156"/>
        <w:ind w:firstLineChars="0"/>
      </w:pPr>
      <w:r>
        <w:rPr>
          <w:rFonts w:hint="eastAsia"/>
        </w:rPr>
        <w:t>也</w:t>
      </w:r>
      <w:r w:rsidR="004155B1">
        <w:rPr>
          <w:rFonts w:hint="eastAsia"/>
        </w:rPr>
        <w:t>可通过按钮</w:t>
      </w:r>
      <w:proofErr w:type="gramStart"/>
      <w:r w:rsidR="004155B1">
        <w:t>”</w:t>
      </w:r>
      <w:proofErr w:type="gramEnd"/>
      <w:r w:rsidR="004155B1">
        <w:rPr>
          <w:rFonts w:hint="eastAsia"/>
        </w:rPr>
        <w:t>Detailed Analysis</w:t>
      </w:r>
      <w:proofErr w:type="gramStart"/>
      <w:r w:rsidR="004155B1">
        <w:t>”</w:t>
      </w:r>
      <w:proofErr w:type="gramEnd"/>
      <w:r>
        <w:rPr>
          <w:rFonts w:hint="eastAsia"/>
        </w:rPr>
        <w:t>由</w:t>
      </w:r>
      <w:r>
        <w:rPr>
          <w:rFonts w:hint="eastAsia"/>
        </w:rPr>
        <w:t>ReliefPro</w:t>
      </w:r>
      <w:r>
        <w:rPr>
          <w:rFonts w:hint="eastAsia"/>
        </w:rPr>
        <w:t>确定</w:t>
      </w:r>
    </w:p>
    <w:p w:rsidR="004155B1" w:rsidRDefault="005B5FFD" w:rsidP="00E427ED">
      <w:pPr>
        <w:pStyle w:val="a6"/>
        <w:numPr>
          <w:ilvl w:val="2"/>
          <w:numId w:val="27"/>
        </w:numPr>
        <w:spacing w:after="156"/>
        <w:ind w:firstLineChars="0"/>
      </w:pPr>
      <w:r>
        <w:rPr>
          <w:rFonts w:hint="eastAsia"/>
        </w:rPr>
        <w:t>Instrument air compressor is spared?</w:t>
      </w:r>
    </w:p>
    <w:p w:rsidR="005B5FFD" w:rsidRDefault="005B5FFD" w:rsidP="00E427ED">
      <w:pPr>
        <w:pStyle w:val="a6"/>
        <w:numPr>
          <w:ilvl w:val="2"/>
          <w:numId w:val="27"/>
        </w:numPr>
        <w:spacing w:after="156"/>
        <w:ind w:firstLineChars="0"/>
      </w:pPr>
      <w:r>
        <w:rPr>
          <w:rFonts w:hint="eastAsia"/>
        </w:rPr>
        <w:t xml:space="preserve">Alternate source of instrument air </w:t>
      </w:r>
      <w:r w:rsidR="005D6BFE">
        <w:rPr>
          <w:rFonts w:hint="eastAsia"/>
        </w:rPr>
        <w:t xml:space="preserve">(e.g. Emergency N2) </w:t>
      </w:r>
      <w:r>
        <w:rPr>
          <w:rFonts w:hint="eastAsia"/>
        </w:rPr>
        <w:t>is provided?</w:t>
      </w:r>
    </w:p>
    <w:p w:rsidR="005B5FFD" w:rsidRDefault="005B5FFD" w:rsidP="00E427ED">
      <w:pPr>
        <w:pStyle w:val="a6"/>
        <w:numPr>
          <w:ilvl w:val="1"/>
          <w:numId w:val="27"/>
        </w:numPr>
        <w:spacing w:after="156"/>
        <w:ind w:firstLineChars="0"/>
      </w:pPr>
      <w:r>
        <w:rPr>
          <w:rFonts w:hint="eastAsia"/>
        </w:rPr>
        <w:t>如果上述两个问题</w:t>
      </w:r>
      <w:r w:rsidR="005D6BFE">
        <w:rPr>
          <w:rFonts w:hint="eastAsia"/>
        </w:rPr>
        <w:t>全部</w:t>
      </w:r>
      <w:r>
        <w:rPr>
          <w:rFonts w:hint="eastAsia"/>
        </w:rPr>
        <w:t>是</w:t>
      </w:r>
      <w:r>
        <w:rPr>
          <w:rFonts w:hint="eastAsia"/>
        </w:rPr>
        <w:t>No</w:t>
      </w:r>
      <w:r>
        <w:rPr>
          <w:rFonts w:hint="eastAsia"/>
        </w:rPr>
        <w:t>，则</w:t>
      </w:r>
      <w:r>
        <w:rPr>
          <w:rFonts w:hint="eastAsia"/>
        </w:rPr>
        <w:t>General Instrument Air Failure</w:t>
      </w:r>
      <w:r>
        <w:rPr>
          <w:rFonts w:hint="eastAsia"/>
        </w:rPr>
        <w:t>需要分析。</w:t>
      </w:r>
    </w:p>
    <w:p w:rsidR="005B5FFD" w:rsidRDefault="005B5FFD" w:rsidP="00E427ED">
      <w:pPr>
        <w:pStyle w:val="a6"/>
        <w:numPr>
          <w:ilvl w:val="1"/>
          <w:numId w:val="27"/>
        </w:numPr>
        <w:spacing w:after="156"/>
        <w:ind w:firstLineChars="0"/>
      </w:pPr>
      <w:r>
        <w:rPr>
          <w:rFonts w:hint="eastAsia"/>
        </w:rPr>
        <w:t>如果上述两个问题</w:t>
      </w:r>
      <w:r w:rsidR="005D6BFE">
        <w:rPr>
          <w:rFonts w:hint="eastAsia"/>
        </w:rPr>
        <w:t>其中一个</w:t>
      </w:r>
      <w:r>
        <w:rPr>
          <w:rFonts w:hint="eastAsia"/>
        </w:rPr>
        <w:t>是</w:t>
      </w:r>
      <w:r>
        <w:rPr>
          <w:rFonts w:hint="eastAsia"/>
        </w:rPr>
        <w:t>Yes</w:t>
      </w:r>
      <w:r>
        <w:rPr>
          <w:rFonts w:hint="eastAsia"/>
        </w:rPr>
        <w:t>，则不需要分析。</w:t>
      </w:r>
    </w:p>
    <w:p w:rsidR="0011011B" w:rsidRDefault="0011011B" w:rsidP="00E427ED">
      <w:pPr>
        <w:pStyle w:val="a6"/>
        <w:numPr>
          <w:ilvl w:val="1"/>
          <w:numId w:val="27"/>
        </w:numPr>
        <w:spacing w:after="156"/>
        <w:ind w:firstLineChars="0"/>
      </w:pPr>
      <w:r>
        <w:rPr>
          <w:rFonts w:hint="eastAsia"/>
        </w:rPr>
        <w:t>另外：一般全厂断仪表风时泄放量为</w:t>
      </w:r>
      <w:r>
        <w:rPr>
          <w:rFonts w:hint="eastAsia"/>
        </w:rPr>
        <w:t>0.</w:t>
      </w:r>
      <w:r>
        <w:br/>
      </w:r>
      <w:r>
        <w:rPr>
          <w:noProof/>
        </w:rPr>
        <w:drawing>
          <wp:inline distT="0" distB="0" distL="0" distR="0">
            <wp:extent cx="5274310" cy="328849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11B" w:rsidRDefault="00893765" w:rsidP="00893765">
      <w:pPr>
        <w:pStyle w:val="a6"/>
        <w:numPr>
          <w:ilvl w:val="0"/>
          <w:numId w:val="27"/>
        </w:numPr>
        <w:spacing w:after="156"/>
        <w:ind w:firstLineChars="0"/>
      </w:pPr>
      <w:r>
        <w:rPr>
          <w:rFonts w:hint="eastAsia"/>
        </w:rPr>
        <w:t>问题：</w:t>
      </w:r>
    </w:p>
    <w:p w:rsidR="00893765" w:rsidRDefault="00893765" w:rsidP="00893765">
      <w:pPr>
        <w:pStyle w:val="a6"/>
        <w:numPr>
          <w:ilvl w:val="1"/>
          <w:numId w:val="27"/>
        </w:numPr>
        <w:spacing w:after="156"/>
        <w:ind w:firstLineChars="0"/>
      </w:pPr>
      <w:r>
        <w:rPr>
          <w:rFonts w:hint="eastAsia"/>
        </w:rPr>
        <w:t>全厂停电时，循环水是否全停？</w:t>
      </w:r>
    </w:p>
    <w:p w:rsidR="00893765" w:rsidRDefault="00893765" w:rsidP="00893765">
      <w:pPr>
        <w:pStyle w:val="a6"/>
        <w:numPr>
          <w:ilvl w:val="1"/>
          <w:numId w:val="27"/>
        </w:numPr>
        <w:spacing w:after="156"/>
        <w:ind w:firstLineChars="0"/>
      </w:pPr>
      <w:r>
        <w:rPr>
          <w:rFonts w:hint="eastAsia"/>
        </w:rPr>
        <w:t>全厂停电时，蒸汽是否全部停？</w:t>
      </w:r>
    </w:p>
    <w:p w:rsidR="00893765" w:rsidRDefault="00893765" w:rsidP="00893765">
      <w:pPr>
        <w:pStyle w:val="a6"/>
        <w:numPr>
          <w:ilvl w:val="1"/>
          <w:numId w:val="27"/>
        </w:numPr>
        <w:spacing w:after="156"/>
        <w:ind w:firstLineChars="0"/>
      </w:pPr>
      <w:r>
        <w:rPr>
          <w:rFonts w:hint="eastAsia"/>
        </w:rPr>
        <w:t>全厂停电时，燃气透平停？</w:t>
      </w:r>
    </w:p>
    <w:p w:rsidR="00C63EF1" w:rsidRDefault="00C63EF1" w:rsidP="00893765">
      <w:pPr>
        <w:pStyle w:val="a6"/>
        <w:numPr>
          <w:ilvl w:val="1"/>
          <w:numId w:val="27"/>
        </w:numPr>
        <w:spacing w:after="156"/>
        <w:ind w:firstLineChars="0"/>
      </w:pPr>
      <w:r>
        <w:rPr>
          <w:rFonts w:hint="eastAsia"/>
        </w:rPr>
        <w:t>是否考虑备用设备（自启动）设备的</w:t>
      </w:r>
      <w:r>
        <w:rPr>
          <w:rFonts w:hint="eastAsia"/>
        </w:rPr>
        <w:t>Credit</w:t>
      </w:r>
      <w:r>
        <w:rPr>
          <w:rFonts w:hint="eastAsia"/>
        </w:rPr>
        <w:t>？</w:t>
      </w:r>
    </w:p>
    <w:p w:rsidR="00893765" w:rsidRDefault="00893765" w:rsidP="00893765">
      <w:pPr>
        <w:pStyle w:val="a6"/>
        <w:numPr>
          <w:ilvl w:val="1"/>
          <w:numId w:val="27"/>
        </w:numPr>
        <w:spacing w:after="156"/>
        <w:ind w:firstLineChars="0"/>
      </w:pPr>
      <w:r>
        <w:rPr>
          <w:rFonts w:hint="eastAsia"/>
        </w:rPr>
        <w:t>循环水中断时，是否有部分压缩机（以循环水作为冷源）停？</w:t>
      </w:r>
    </w:p>
    <w:p w:rsidR="00044847" w:rsidRDefault="00044847" w:rsidP="00044847">
      <w:pPr>
        <w:pStyle w:val="a6"/>
        <w:numPr>
          <w:ilvl w:val="2"/>
          <w:numId w:val="27"/>
        </w:numPr>
        <w:spacing w:after="156"/>
        <w:ind w:firstLineChars="0"/>
      </w:pPr>
      <w:r>
        <w:rPr>
          <w:rFonts w:hint="eastAsia"/>
        </w:rPr>
        <w:t>可考虑放到</w:t>
      </w:r>
      <w:r>
        <w:rPr>
          <w:rFonts w:hint="eastAsia"/>
        </w:rPr>
        <w:t>Cooling Water Failure</w:t>
      </w:r>
      <w:r>
        <w:rPr>
          <w:rFonts w:hint="eastAsia"/>
        </w:rPr>
        <w:t>的工况设置中选择</w:t>
      </w:r>
    </w:p>
    <w:p w:rsidR="00893765" w:rsidRDefault="00893765" w:rsidP="00893765">
      <w:pPr>
        <w:pStyle w:val="a6"/>
        <w:numPr>
          <w:ilvl w:val="1"/>
          <w:numId w:val="27"/>
        </w:numPr>
        <w:spacing w:after="156"/>
        <w:ind w:firstLineChars="0"/>
      </w:pPr>
      <w:r>
        <w:rPr>
          <w:rFonts w:hint="eastAsia"/>
        </w:rPr>
        <w:t>注意辅助系统，比如压缩机的润滑油泵由于停电而</w:t>
      </w:r>
      <w:r>
        <w:rPr>
          <w:rFonts w:hint="eastAsia"/>
        </w:rPr>
        <w:t>trip</w:t>
      </w:r>
      <w:r>
        <w:rPr>
          <w:rFonts w:hint="eastAsia"/>
        </w:rPr>
        <w:t>导致压缩机跳车。</w:t>
      </w:r>
    </w:p>
    <w:p w:rsidR="00893765" w:rsidRDefault="00893765" w:rsidP="00893765">
      <w:pPr>
        <w:pStyle w:val="a6"/>
        <w:numPr>
          <w:ilvl w:val="1"/>
          <w:numId w:val="27"/>
        </w:numPr>
        <w:spacing w:after="156"/>
        <w:ind w:firstLineChars="0"/>
      </w:pPr>
      <w:r>
        <w:rPr>
          <w:rFonts w:hint="eastAsia"/>
        </w:rPr>
        <w:t>全厂停蒸汽时，是否有部分循环水泵是蒸汽透平驱动，此时考虑停。</w:t>
      </w:r>
    </w:p>
    <w:p w:rsidR="00965B84" w:rsidRDefault="00965B84" w:rsidP="00965B84">
      <w:pPr>
        <w:pStyle w:val="a6"/>
        <w:numPr>
          <w:ilvl w:val="0"/>
          <w:numId w:val="27"/>
        </w:numPr>
        <w:spacing w:after="156"/>
        <w:ind w:firstLineChars="0"/>
      </w:pPr>
      <w:r>
        <w:rPr>
          <w:rFonts w:hint="eastAsia"/>
        </w:rPr>
        <w:t>超临界流体的蒸发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取</w:t>
      </w:r>
      <w:r>
        <w:rPr>
          <w:rFonts w:hint="eastAsia"/>
        </w:rPr>
        <w:t>27.8 Kcal/kg</w:t>
      </w:r>
      <w:r>
        <w:rPr>
          <w:rFonts w:hint="eastAsia"/>
        </w:rPr>
        <w:t>。</w:t>
      </w:r>
    </w:p>
    <w:p w:rsidR="00993835" w:rsidRDefault="006C370A" w:rsidP="00965B84">
      <w:pPr>
        <w:pStyle w:val="a6"/>
        <w:numPr>
          <w:ilvl w:val="0"/>
          <w:numId w:val="27"/>
        </w:numPr>
        <w:spacing w:after="156"/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2622550" cy="379730"/>
            <wp:effectExtent l="19050" t="0" r="6350" b="0"/>
            <wp:docPr id="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765" w:rsidRPr="00893765" w:rsidRDefault="00893765" w:rsidP="00D32427">
      <w:pPr>
        <w:spacing w:after="156"/>
      </w:pPr>
    </w:p>
    <w:p w:rsidR="00D32427" w:rsidRDefault="00D32427" w:rsidP="00D32427">
      <w:pPr>
        <w:pStyle w:val="20"/>
        <w:spacing w:before="156" w:after="156"/>
      </w:pPr>
      <w:bookmarkStart w:id="135" w:name="_Toc382316097"/>
      <w:r>
        <w:rPr>
          <w:rFonts w:hint="eastAsia"/>
        </w:rPr>
        <w:t>警告信息</w:t>
      </w:r>
      <w:r>
        <w:rPr>
          <w:rFonts w:hint="eastAsia"/>
        </w:rPr>
        <w:t>-Warning Message</w:t>
      </w:r>
      <w:bookmarkEnd w:id="135"/>
    </w:p>
    <w:p w:rsidR="00D32427" w:rsidRDefault="00D32427" w:rsidP="004D3293">
      <w:pPr>
        <w:pStyle w:val="a6"/>
        <w:numPr>
          <w:ilvl w:val="0"/>
          <w:numId w:val="46"/>
        </w:numPr>
        <w:ind w:firstLineChars="0"/>
      </w:pPr>
      <w:r>
        <w:rPr>
          <w:rFonts w:hint="eastAsia"/>
        </w:rPr>
        <w:t>Reboiler Pinch</w:t>
      </w:r>
      <w:r>
        <w:rPr>
          <w:rFonts w:hint="eastAsia"/>
        </w:rPr>
        <w:t>时，计算的</w:t>
      </w:r>
      <w:r>
        <w:rPr>
          <w:rFonts w:hint="eastAsia"/>
        </w:rPr>
        <w:t>Duty</w:t>
      </w:r>
      <w:r>
        <w:rPr>
          <w:rFonts w:hint="eastAsia"/>
        </w:rPr>
        <w:t>如果小于正常</w:t>
      </w:r>
      <w:r>
        <w:rPr>
          <w:rFonts w:hint="eastAsia"/>
        </w:rPr>
        <w:t>Duty</w:t>
      </w:r>
      <w:r>
        <w:rPr>
          <w:rFonts w:hint="eastAsia"/>
        </w:rPr>
        <w:t>的</w:t>
      </w:r>
      <w:r>
        <w:rPr>
          <w:rFonts w:hint="eastAsia"/>
        </w:rPr>
        <w:t>50%</w:t>
      </w:r>
      <w:r>
        <w:rPr>
          <w:rFonts w:hint="eastAsia"/>
        </w:rPr>
        <w:t>，给出</w:t>
      </w:r>
      <w:r>
        <w:rPr>
          <w:rFonts w:hint="eastAsia"/>
        </w:rPr>
        <w:t>Warning Message</w:t>
      </w:r>
      <w:r>
        <w:rPr>
          <w:rFonts w:hint="eastAsia"/>
        </w:rPr>
        <w:t>，并将</w:t>
      </w:r>
      <w:r>
        <w:rPr>
          <w:rFonts w:hint="eastAsia"/>
        </w:rPr>
        <w:t>Duty</w:t>
      </w:r>
      <w:r>
        <w:rPr>
          <w:rFonts w:hint="eastAsia"/>
        </w:rPr>
        <w:t>设为</w:t>
      </w:r>
      <w:r>
        <w:rPr>
          <w:rFonts w:hint="eastAsia"/>
        </w:rPr>
        <w:t>50%</w:t>
      </w:r>
      <w:r w:rsidR="00522FC8">
        <w:rPr>
          <w:rFonts w:hint="eastAsia"/>
        </w:rPr>
        <w:t>正常</w:t>
      </w:r>
      <w:r w:rsidR="00522FC8">
        <w:rPr>
          <w:rFonts w:hint="eastAsia"/>
        </w:rPr>
        <w:t>Duty</w:t>
      </w:r>
      <w:r>
        <w:rPr>
          <w:rFonts w:hint="eastAsia"/>
        </w:rPr>
        <w:t>。</w:t>
      </w:r>
    </w:p>
    <w:p w:rsidR="00D32427" w:rsidRDefault="00D32427" w:rsidP="004D3293">
      <w:pPr>
        <w:pStyle w:val="a6"/>
        <w:numPr>
          <w:ilvl w:val="0"/>
          <w:numId w:val="46"/>
        </w:numPr>
        <w:ind w:firstLineChars="0"/>
      </w:pPr>
      <w:r>
        <w:rPr>
          <w:rFonts w:hint="eastAsia"/>
        </w:rPr>
        <w:t>Abnormal Heat Input</w:t>
      </w:r>
      <w:r>
        <w:rPr>
          <w:rFonts w:hint="eastAsia"/>
        </w:rPr>
        <w:t>时，如果计算的</w:t>
      </w:r>
      <w:r>
        <w:rPr>
          <w:rFonts w:hint="eastAsia"/>
        </w:rPr>
        <w:t>Duty</w:t>
      </w:r>
      <w:r>
        <w:rPr>
          <w:rFonts w:hint="eastAsia"/>
        </w:rPr>
        <w:t>大于正常</w:t>
      </w:r>
      <w:r>
        <w:rPr>
          <w:rFonts w:hint="eastAsia"/>
        </w:rPr>
        <w:t>Duty</w:t>
      </w:r>
      <w:r>
        <w:rPr>
          <w:rFonts w:hint="eastAsia"/>
        </w:rPr>
        <w:t>的</w:t>
      </w:r>
      <w:r>
        <w:rPr>
          <w:rFonts w:hint="eastAsia"/>
        </w:rPr>
        <w:t>150%</w:t>
      </w:r>
      <w:r>
        <w:rPr>
          <w:rFonts w:hint="eastAsia"/>
        </w:rPr>
        <w:t>，给出</w:t>
      </w:r>
      <w:r>
        <w:rPr>
          <w:rFonts w:hint="eastAsia"/>
        </w:rPr>
        <w:t>Warning Message</w:t>
      </w:r>
      <w:r>
        <w:rPr>
          <w:rFonts w:hint="eastAsia"/>
        </w:rPr>
        <w:t>，并将</w:t>
      </w:r>
      <w:r>
        <w:rPr>
          <w:rFonts w:hint="eastAsia"/>
        </w:rPr>
        <w:t>Duty</w:t>
      </w:r>
      <w:r>
        <w:rPr>
          <w:rFonts w:hint="eastAsia"/>
        </w:rPr>
        <w:t>设为正常值的</w:t>
      </w:r>
      <w:r>
        <w:rPr>
          <w:rFonts w:hint="eastAsia"/>
        </w:rPr>
        <w:t>150%</w:t>
      </w:r>
      <w:r>
        <w:rPr>
          <w:rFonts w:hint="eastAsia"/>
        </w:rPr>
        <w:t>。</w:t>
      </w:r>
    </w:p>
    <w:p w:rsidR="00D32427" w:rsidRDefault="00D32427" w:rsidP="004D3293">
      <w:pPr>
        <w:pStyle w:val="a6"/>
        <w:numPr>
          <w:ilvl w:val="0"/>
          <w:numId w:val="46"/>
        </w:numPr>
        <w:ind w:firstLineChars="0"/>
      </w:pPr>
      <w:r>
        <w:rPr>
          <w:rFonts w:hint="eastAsia"/>
        </w:rPr>
        <w:t>如果塔的泄放量</w:t>
      </w:r>
      <w:r>
        <w:rPr>
          <w:rFonts w:hint="eastAsia"/>
        </w:rPr>
        <w:t xml:space="preserve"> &gt; </w:t>
      </w:r>
      <w:r>
        <w:rPr>
          <w:rFonts w:hint="eastAsia"/>
        </w:rPr>
        <w:t>塔内气相最大负荷量的</w:t>
      </w:r>
      <w:r>
        <w:rPr>
          <w:rFonts w:hint="eastAsia"/>
        </w:rPr>
        <w:t>150%</w:t>
      </w:r>
      <w:r>
        <w:rPr>
          <w:rFonts w:hint="eastAsia"/>
        </w:rPr>
        <w:t>时，给出</w:t>
      </w:r>
      <w:r>
        <w:rPr>
          <w:rFonts w:hint="eastAsia"/>
        </w:rPr>
        <w:t>Warning Message</w:t>
      </w:r>
      <w:r>
        <w:rPr>
          <w:rFonts w:hint="eastAsia"/>
        </w:rPr>
        <w:t>。</w:t>
      </w:r>
    </w:p>
    <w:p w:rsidR="00A439FF" w:rsidRDefault="00A439FF" w:rsidP="004D3293">
      <w:pPr>
        <w:pStyle w:val="a6"/>
        <w:numPr>
          <w:ilvl w:val="0"/>
          <w:numId w:val="46"/>
        </w:numPr>
        <w:ind w:firstLineChars="0"/>
      </w:pPr>
      <w:r>
        <w:rPr>
          <w:rFonts w:hint="eastAsia"/>
        </w:rPr>
        <w:t>蒸发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 xml:space="preserve"> &lt; 27.8 kcal/kg</w:t>
      </w:r>
      <w:r>
        <w:rPr>
          <w:rFonts w:hint="eastAsia"/>
        </w:rPr>
        <w:t>时，</w:t>
      </w:r>
      <w:r w:rsidR="0061094E">
        <w:rPr>
          <w:rFonts w:hint="eastAsia"/>
        </w:rPr>
        <w:t>将该值设为</w:t>
      </w:r>
      <w:r w:rsidR="0061094E">
        <w:rPr>
          <w:rFonts w:hint="eastAsia"/>
        </w:rPr>
        <w:t>27.8 kcal/kg</w:t>
      </w:r>
      <w:r w:rsidR="0061094E">
        <w:rPr>
          <w:rFonts w:hint="eastAsia"/>
        </w:rPr>
        <w:t>，并</w:t>
      </w:r>
      <w:r>
        <w:rPr>
          <w:rFonts w:hint="eastAsia"/>
        </w:rPr>
        <w:t>给</w:t>
      </w:r>
      <w:r>
        <w:rPr>
          <w:rFonts w:hint="eastAsia"/>
        </w:rPr>
        <w:t>Warning Message</w:t>
      </w:r>
      <w:r>
        <w:rPr>
          <w:rFonts w:hint="eastAsia"/>
        </w:rPr>
        <w:t>。</w:t>
      </w:r>
    </w:p>
    <w:p w:rsidR="00D32427" w:rsidRDefault="00D32427" w:rsidP="004D3293">
      <w:pPr>
        <w:pStyle w:val="a6"/>
        <w:numPr>
          <w:ilvl w:val="0"/>
          <w:numId w:val="46"/>
        </w:numPr>
        <w:ind w:firstLineChars="0"/>
      </w:pPr>
    </w:p>
    <w:p w:rsidR="00D32427" w:rsidRDefault="00D32427" w:rsidP="00D32427">
      <w:pPr>
        <w:spacing w:after="156"/>
      </w:pPr>
    </w:p>
    <w:p w:rsidR="00C80971" w:rsidRDefault="00420000" w:rsidP="00C80971">
      <w:pPr>
        <w:pStyle w:val="20"/>
        <w:spacing w:before="156" w:after="156"/>
      </w:pPr>
      <w:r>
        <w:rPr>
          <w:rFonts w:hint="eastAsia"/>
        </w:rPr>
        <w:t>文件合并功能</w:t>
      </w:r>
    </w:p>
    <w:p w:rsidR="00C80971" w:rsidRDefault="00F239EE" w:rsidP="00C80971">
      <w:r>
        <w:rPr>
          <w:rFonts w:hint="eastAsia"/>
        </w:rPr>
        <w:t>考虑到一个</w:t>
      </w:r>
      <w:r>
        <w:rPr>
          <w:rFonts w:hint="eastAsia"/>
        </w:rPr>
        <w:t>Plant</w:t>
      </w:r>
      <w:r>
        <w:rPr>
          <w:rFonts w:hint="eastAsia"/>
        </w:rPr>
        <w:t>包括若干个</w:t>
      </w:r>
      <w:r>
        <w:rPr>
          <w:rFonts w:hint="eastAsia"/>
        </w:rPr>
        <w:t>Process Unit</w:t>
      </w:r>
      <w:r>
        <w:rPr>
          <w:rFonts w:hint="eastAsia"/>
        </w:rPr>
        <w:t>，而不同的</w:t>
      </w:r>
      <w:r>
        <w:rPr>
          <w:rFonts w:hint="eastAsia"/>
        </w:rPr>
        <w:t>PU</w:t>
      </w:r>
      <w:r>
        <w:rPr>
          <w:rFonts w:hint="eastAsia"/>
        </w:rPr>
        <w:t>由不同的小组或人员完成，甚至一个</w:t>
      </w:r>
      <w:r>
        <w:rPr>
          <w:rFonts w:hint="eastAsia"/>
        </w:rPr>
        <w:t>PU</w:t>
      </w:r>
      <w:r>
        <w:rPr>
          <w:rFonts w:hint="eastAsia"/>
        </w:rPr>
        <w:t>也会由不同人完成不同的</w:t>
      </w:r>
      <w:r>
        <w:rPr>
          <w:rFonts w:hint="eastAsia"/>
        </w:rPr>
        <w:t>Protected System</w:t>
      </w:r>
      <w:r>
        <w:rPr>
          <w:rFonts w:hint="eastAsia"/>
        </w:rPr>
        <w:t>完成，如何将不同人完成的分析结果集成到一起，需要进一步考虑。</w:t>
      </w:r>
    </w:p>
    <w:p w:rsidR="00301A31" w:rsidRDefault="00301A31" w:rsidP="00A12DD2">
      <w:pPr>
        <w:pStyle w:val="a6"/>
        <w:numPr>
          <w:ilvl w:val="0"/>
          <w:numId w:val="60"/>
        </w:numPr>
        <w:ind w:firstLineChars="0"/>
      </w:pPr>
      <w:r>
        <w:rPr>
          <w:rFonts w:hint="eastAsia"/>
        </w:rPr>
        <w:t>在文件界面中做一个按钮，分：</w:t>
      </w:r>
      <w:r>
        <w:rPr>
          <w:rFonts w:hint="eastAsia"/>
        </w:rPr>
        <w:t>PU</w:t>
      </w:r>
      <w:r>
        <w:rPr>
          <w:rFonts w:hint="eastAsia"/>
        </w:rPr>
        <w:t>级别的拷贝（即拷贝整个</w:t>
      </w:r>
      <w:r>
        <w:rPr>
          <w:rFonts w:hint="eastAsia"/>
        </w:rPr>
        <w:t>PU</w:t>
      </w:r>
      <w:r>
        <w:rPr>
          <w:rFonts w:hint="eastAsia"/>
        </w:rPr>
        <w:t>）和</w:t>
      </w:r>
      <w:r>
        <w:rPr>
          <w:rFonts w:hint="eastAsia"/>
        </w:rPr>
        <w:t>Protected System</w:t>
      </w:r>
      <w:r>
        <w:rPr>
          <w:rFonts w:hint="eastAsia"/>
        </w:rPr>
        <w:t>级别的拷贝（将</w:t>
      </w:r>
      <w:r>
        <w:rPr>
          <w:rFonts w:hint="eastAsia"/>
        </w:rPr>
        <w:t>B</w:t>
      </w:r>
      <w:r>
        <w:rPr>
          <w:rFonts w:hint="eastAsia"/>
        </w:rPr>
        <w:t>文件中某个</w:t>
      </w:r>
      <w:r>
        <w:rPr>
          <w:rFonts w:hint="eastAsia"/>
        </w:rPr>
        <w:t>PU</w:t>
      </w:r>
      <w:r>
        <w:rPr>
          <w:rFonts w:hint="eastAsia"/>
        </w:rPr>
        <w:t>下的</w:t>
      </w:r>
      <w:r>
        <w:rPr>
          <w:rFonts w:hint="eastAsia"/>
        </w:rPr>
        <w:t>Protected System</w:t>
      </w:r>
      <w:r>
        <w:rPr>
          <w:rFonts w:hint="eastAsia"/>
        </w:rPr>
        <w:t>拷贝到</w:t>
      </w:r>
      <w:r>
        <w:rPr>
          <w:rFonts w:hint="eastAsia"/>
        </w:rPr>
        <w:t>A</w:t>
      </w:r>
      <w:r>
        <w:rPr>
          <w:rFonts w:hint="eastAsia"/>
        </w:rPr>
        <w:t>文件下的某个</w:t>
      </w:r>
      <w:r>
        <w:rPr>
          <w:rFonts w:hint="eastAsia"/>
        </w:rPr>
        <w:t>PU</w:t>
      </w:r>
      <w:r>
        <w:rPr>
          <w:rFonts w:hint="eastAsia"/>
        </w:rPr>
        <w:t>下）。</w:t>
      </w:r>
      <w:r w:rsidR="00FB6CED">
        <w:rPr>
          <w:rFonts w:hint="eastAsia"/>
        </w:rPr>
        <w:t>如果当前</w:t>
      </w:r>
      <w:r w:rsidR="00FB6CED">
        <w:rPr>
          <w:rFonts w:hint="eastAsia"/>
        </w:rPr>
        <w:t>Focus</w:t>
      </w:r>
      <w:r w:rsidR="00FB6CED">
        <w:rPr>
          <w:rFonts w:hint="eastAsia"/>
        </w:rPr>
        <w:t>是在</w:t>
      </w:r>
      <w:r w:rsidR="00FB6CED">
        <w:rPr>
          <w:rFonts w:hint="eastAsia"/>
        </w:rPr>
        <w:t>Plant</w:t>
      </w:r>
      <w:r w:rsidR="00FB6CED">
        <w:rPr>
          <w:rFonts w:hint="eastAsia"/>
        </w:rPr>
        <w:t>级别，则执行前者，如果</w:t>
      </w:r>
      <w:r w:rsidR="00FB6CED">
        <w:rPr>
          <w:rFonts w:hint="eastAsia"/>
        </w:rPr>
        <w:t>Focus</w:t>
      </w:r>
      <w:r w:rsidR="00FB6CED">
        <w:rPr>
          <w:rFonts w:hint="eastAsia"/>
        </w:rPr>
        <w:t>是</w:t>
      </w:r>
      <w:r w:rsidR="00FB6CED">
        <w:rPr>
          <w:rFonts w:hint="eastAsia"/>
        </w:rPr>
        <w:t>PU</w:t>
      </w:r>
      <w:r w:rsidR="00FB6CED">
        <w:rPr>
          <w:rFonts w:hint="eastAsia"/>
        </w:rPr>
        <w:t>级别，则执行后者。</w:t>
      </w:r>
      <w:r w:rsidR="003A1F33">
        <w:rPr>
          <w:rFonts w:hint="eastAsia"/>
        </w:rPr>
        <w:t>也可以在</w:t>
      </w:r>
      <w:r w:rsidR="003A1F33">
        <w:rPr>
          <w:rFonts w:hint="eastAsia"/>
        </w:rPr>
        <w:t>Plant</w:t>
      </w:r>
      <w:r w:rsidR="003A1F33">
        <w:rPr>
          <w:rFonts w:hint="eastAsia"/>
        </w:rPr>
        <w:t>和</w:t>
      </w:r>
      <w:r w:rsidR="003A1F33">
        <w:rPr>
          <w:rFonts w:hint="eastAsia"/>
        </w:rPr>
        <w:t>PU</w:t>
      </w:r>
      <w:r w:rsidR="003A1F33">
        <w:rPr>
          <w:rFonts w:hint="eastAsia"/>
        </w:rPr>
        <w:t>下面增加“</w:t>
      </w:r>
      <w:r w:rsidR="003A1F33" w:rsidRPr="003A1F33">
        <w:rPr>
          <w:rFonts w:hint="eastAsia"/>
          <w:b/>
          <w:i/>
        </w:rPr>
        <w:t>import *.rel file</w:t>
      </w:r>
      <w:r w:rsidR="003A1F33">
        <w:rPr>
          <w:rFonts w:hint="eastAsia"/>
        </w:rPr>
        <w:t>”菜单。</w:t>
      </w:r>
    </w:p>
    <w:p w:rsidR="00420000" w:rsidRDefault="00420000" w:rsidP="00A12DD2">
      <w:pPr>
        <w:pStyle w:val="a6"/>
        <w:numPr>
          <w:ilvl w:val="0"/>
          <w:numId w:val="60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Name</w:t>
      </w:r>
      <w:r>
        <w:rPr>
          <w:rFonts w:hint="eastAsia"/>
        </w:rPr>
        <w:t>不一致：以当前文件的</w:t>
      </w:r>
      <w:r>
        <w:rPr>
          <w:rFonts w:hint="eastAsia"/>
        </w:rPr>
        <w:t>Plant</w:t>
      </w:r>
      <w:r>
        <w:rPr>
          <w:rFonts w:hint="eastAsia"/>
        </w:rPr>
        <w:t>和</w:t>
      </w:r>
      <w:r>
        <w:rPr>
          <w:rFonts w:hint="eastAsia"/>
        </w:rPr>
        <w:t>PU</w:t>
      </w:r>
      <w:r>
        <w:rPr>
          <w:rFonts w:hint="eastAsia"/>
        </w:rPr>
        <w:t>名称为准；</w:t>
      </w:r>
    </w:p>
    <w:p w:rsidR="00420000" w:rsidRDefault="00420000" w:rsidP="00A12DD2">
      <w:pPr>
        <w:pStyle w:val="a6"/>
        <w:numPr>
          <w:ilvl w:val="0"/>
          <w:numId w:val="60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UOM</w:t>
      </w:r>
      <w:r>
        <w:rPr>
          <w:rFonts w:hint="eastAsia"/>
        </w:rPr>
        <w:t>不一致：导入时，将被导入的文件</w:t>
      </w:r>
      <w:r>
        <w:rPr>
          <w:rFonts w:hint="eastAsia"/>
        </w:rPr>
        <w:t>Internal UOM</w:t>
      </w:r>
      <w:r>
        <w:rPr>
          <w:rFonts w:hint="eastAsia"/>
        </w:rPr>
        <w:t>数据导入；</w:t>
      </w:r>
    </w:p>
    <w:p w:rsidR="00420000" w:rsidRDefault="00420000" w:rsidP="00A12DD2">
      <w:pPr>
        <w:pStyle w:val="a6"/>
        <w:numPr>
          <w:ilvl w:val="0"/>
          <w:numId w:val="60"/>
        </w:numPr>
        <w:ind w:firstLineChars="0"/>
      </w:pPr>
      <w:r>
        <w:rPr>
          <w:rFonts w:hint="eastAsia"/>
        </w:rPr>
        <w:t>prz</w:t>
      </w:r>
      <w:r>
        <w:rPr>
          <w:rFonts w:hint="eastAsia"/>
        </w:rPr>
        <w:t>文件的导入：被导入文件</w:t>
      </w:r>
      <w:r>
        <w:rPr>
          <w:rFonts w:hint="eastAsia"/>
        </w:rPr>
        <w:t>prz</w:t>
      </w:r>
      <w:r>
        <w:rPr>
          <w:rFonts w:hint="eastAsia"/>
        </w:rPr>
        <w:t>版本必须在当前机器上安装过。</w:t>
      </w:r>
    </w:p>
    <w:p w:rsidR="00B835DF" w:rsidRPr="00420000" w:rsidRDefault="00B835DF" w:rsidP="00A12DD2">
      <w:pPr>
        <w:pStyle w:val="a6"/>
        <w:numPr>
          <w:ilvl w:val="0"/>
          <w:numId w:val="60"/>
        </w:numPr>
        <w:ind w:firstLineChars="0"/>
      </w:pPr>
      <w:r>
        <w:rPr>
          <w:rFonts w:hint="eastAsia"/>
        </w:rPr>
        <w:t>Visio</w:t>
      </w:r>
      <w:r>
        <w:rPr>
          <w:rFonts w:hint="eastAsia"/>
        </w:rPr>
        <w:t>图的一致：将</w:t>
      </w:r>
      <w:r>
        <w:rPr>
          <w:rFonts w:hint="eastAsia"/>
        </w:rPr>
        <w:t>Visio</w:t>
      </w:r>
      <w:r>
        <w:rPr>
          <w:rFonts w:hint="eastAsia"/>
        </w:rPr>
        <w:t>图拷贝时，图中单元所含的信息及其指向都需要一同拷贝。</w:t>
      </w:r>
    </w:p>
    <w:p w:rsidR="00C80971" w:rsidRDefault="00C80971" w:rsidP="00D32427">
      <w:pPr>
        <w:spacing w:after="156"/>
      </w:pPr>
    </w:p>
    <w:p w:rsidR="00BA1425" w:rsidRDefault="00BA1425">
      <w:pPr>
        <w:widowControl/>
        <w:jc w:val="left"/>
        <w:rPr>
          <w:b/>
          <w:sz w:val="32"/>
        </w:rPr>
      </w:pPr>
      <w:r>
        <w:br w:type="page"/>
      </w:r>
    </w:p>
    <w:p w:rsidR="00BA1425" w:rsidRDefault="00BA1425" w:rsidP="00BA1425">
      <w:pPr>
        <w:pStyle w:val="1"/>
        <w:spacing w:after="156"/>
        <w:ind w:left="0"/>
      </w:pPr>
      <w:bookmarkStart w:id="136" w:name="_Toc382316098"/>
      <w:r>
        <w:rPr>
          <w:rFonts w:hint="eastAsia"/>
        </w:rPr>
        <w:lastRenderedPageBreak/>
        <w:t>附件</w:t>
      </w:r>
      <w:r w:rsidR="00D62E66">
        <w:rPr>
          <w:rFonts w:hint="eastAsia"/>
        </w:rPr>
        <w:t>Y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D62E66">
        <w:rPr>
          <w:rFonts w:hint="eastAsia"/>
        </w:rPr>
        <w:t>通用界面的设计</w:t>
      </w:r>
      <w:bookmarkEnd w:id="136"/>
    </w:p>
    <w:p w:rsidR="003019E6" w:rsidRDefault="003019E6" w:rsidP="008A586D">
      <w:pPr>
        <w:pStyle w:val="20"/>
        <w:spacing w:before="156" w:after="156"/>
      </w:pPr>
      <w:bookmarkStart w:id="137" w:name="_Toc382316099"/>
      <w:r>
        <w:rPr>
          <w:rFonts w:hint="eastAsia"/>
        </w:rPr>
        <w:t>主画面</w:t>
      </w:r>
    </w:p>
    <w:p w:rsidR="003019E6" w:rsidRDefault="00DD3ADF" w:rsidP="00C93118">
      <w:pPr>
        <w:pStyle w:val="a6"/>
        <w:numPr>
          <w:ilvl w:val="0"/>
          <w:numId w:val="64"/>
        </w:numPr>
        <w:ind w:firstLineChars="0"/>
      </w:pPr>
      <w:r>
        <w:rPr>
          <w:rFonts w:hint="eastAsia"/>
        </w:rPr>
        <w:t>菜单栏如下</w:t>
      </w:r>
    </w:p>
    <w:p w:rsidR="00DD3ADF" w:rsidRDefault="00DD3ADF" w:rsidP="003019E6">
      <w:r>
        <w:rPr>
          <w:rFonts w:hint="eastAsia"/>
          <w:noProof/>
        </w:rPr>
        <w:drawing>
          <wp:inline distT="0" distB="0" distL="0" distR="0">
            <wp:extent cx="5000625" cy="2085975"/>
            <wp:effectExtent l="19050" t="0" r="9525" b="0"/>
            <wp:docPr id="9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05A" w:rsidRDefault="0005106B" w:rsidP="00C93118">
      <w:pPr>
        <w:pStyle w:val="a6"/>
        <w:numPr>
          <w:ilvl w:val="0"/>
          <w:numId w:val="64"/>
        </w:numPr>
        <w:ind w:firstLineChars="0"/>
      </w:pPr>
      <w:r>
        <w:rPr>
          <w:rFonts w:hint="eastAsia"/>
        </w:rPr>
        <w:t>主</w:t>
      </w:r>
      <w:r w:rsidR="00B5505A">
        <w:rPr>
          <w:rFonts w:hint="eastAsia"/>
        </w:rPr>
        <w:t>按钮</w:t>
      </w:r>
      <w:proofErr w:type="gramStart"/>
      <w:r w:rsidR="00B5505A">
        <w:rPr>
          <w:rFonts w:hint="eastAsia"/>
        </w:rPr>
        <w:t>栏如下</w:t>
      </w:r>
      <w:proofErr w:type="gramEnd"/>
      <w:r w:rsidR="00B5505A">
        <w:rPr>
          <w:rFonts w:hint="eastAsia"/>
        </w:rPr>
        <w:t>图所示：</w:t>
      </w:r>
      <w:r>
        <w:rPr>
          <w:rFonts w:hint="eastAsia"/>
        </w:rPr>
        <w:t>（图标注释是当鼠标放在图标上方时显示的）</w:t>
      </w:r>
    </w:p>
    <w:p w:rsidR="0005106B" w:rsidRDefault="0005106B" w:rsidP="00B67C3E">
      <w:r>
        <w:rPr>
          <w:noProof/>
        </w:rPr>
        <w:drawing>
          <wp:inline distT="0" distB="0" distL="0" distR="0">
            <wp:extent cx="5274310" cy="941307"/>
            <wp:effectExtent l="19050" t="0" r="2540" b="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1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06B" w:rsidRDefault="0005106B" w:rsidP="00C93118">
      <w:pPr>
        <w:pStyle w:val="a6"/>
        <w:numPr>
          <w:ilvl w:val="0"/>
          <w:numId w:val="64"/>
        </w:numPr>
        <w:ind w:firstLineChars="0"/>
      </w:pPr>
      <w:r>
        <w:rPr>
          <w:rFonts w:hint="eastAsia"/>
        </w:rPr>
        <w:t>Process Unit</w:t>
      </w:r>
      <w:r>
        <w:rPr>
          <w:rFonts w:hint="eastAsia"/>
        </w:rPr>
        <w:t>级别的管理是通过</w:t>
      </w:r>
      <w:r>
        <w:rPr>
          <w:rFonts w:hint="eastAsia"/>
        </w:rPr>
        <w:t>Tab</w:t>
      </w:r>
      <w:r>
        <w:rPr>
          <w:rFonts w:hint="eastAsia"/>
        </w:rPr>
        <w:t>方式切换多个</w:t>
      </w:r>
      <w:r>
        <w:rPr>
          <w:rFonts w:hint="eastAsia"/>
        </w:rPr>
        <w:t>Protected System</w:t>
      </w:r>
      <w:r>
        <w:rPr>
          <w:rFonts w:hint="eastAsia"/>
        </w:rPr>
        <w:t>以及一个</w:t>
      </w:r>
      <w:r w:rsidRPr="003B4EA5">
        <w:rPr>
          <w:rFonts w:hint="eastAsia"/>
          <w:b/>
          <w:i/>
        </w:rPr>
        <w:t>Load Summary</w:t>
      </w:r>
      <w:r>
        <w:rPr>
          <w:rFonts w:hint="eastAsia"/>
        </w:rPr>
        <w:t>：</w:t>
      </w:r>
    </w:p>
    <w:p w:rsidR="0005106B" w:rsidRDefault="0005106B" w:rsidP="00B67C3E">
      <w:r>
        <w:rPr>
          <w:noProof/>
        </w:rPr>
        <w:drawing>
          <wp:inline distT="0" distB="0" distL="0" distR="0">
            <wp:extent cx="1990725" cy="495300"/>
            <wp:effectExtent l="19050" t="0" r="9525" b="0"/>
            <wp:docPr id="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06B" w:rsidRDefault="005D080F" w:rsidP="00C93118">
      <w:pPr>
        <w:pStyle w:val="a6"/>
        <w:numPr>
          <w:ilvl w:val="0"/>
          <w:numId w:val="64"/>
        </w:numPr>
        <w:ind w:firstLineChars="0"/>
      </w:pPr>
      <w:r>
        <w:rPr>
          <w:rFonts w:hint="eastAsia"/>
        </w:rPr>
        <w:t>Protected System</w:t>
      </w:r>
      <w:r>
        <w:rPr>
          <w:rFonts w:hint="eastAsia"/>
        </w:rPr>
        <w:t>级别是在</w:t>
      </w:r>
      <w:r>
        <w:rPr>
          <w:rFonts w:hint="eastAsia"/>
        </w:rPr>
        <w:t>VISIO</w:t>
      </w:r>
      <w:r>
        <w:rPr>
          <w:rFonts w:hint="eastAsia"/>
        </w:rPr>
        <w:t>图的上方显示</w:t>
      </w:r>
      <w:r>
        <w:rPr>
          <w:rFonts w:hint="eastAsia"/>
        </w:rPr>
        <w:t>3</w:t>
      </w:r>
      <w:r>
        <w:rPr>
          <w:rFonts w:hint="eastAsia"/>
        </w:rPr>
        <w:t>个按钮，如下：</w:t>
      </w:r>
    </w:p>
    <w:p w:rsidR="005D080F" w:rsidRDefault="005D080F" w:rsidP="00B67C3E">
      <w:r>
        <w:rPr>
          <w:noProof/>
        </w:rPr>
        <w:drawing>
          <wp:inline distT="0" distB="0" distL="0" distR="0">
            <wp:extent cx="3581400" cy="752475"/>
            <wp:effectExtent l="19050" t="0" r="0" b="0"/>
            <wp:docPr id="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80F" w:rsidRDefault="005D080F" w:rsidP="003B4EA5">
      <w:pPr>
        <w:ind w:left="420"/>
      </w:pPr>
      <w:r w:rsidRPr="00C471C7">
        <w:rPr>
          <w:rFonts w:hint="eastAsia"/>
          <w:b/>
          <w:i/>
        </w:rPr>
        <w:t>Scenario</w:t>
      </w:r>
      <w:r>
        <w:rPr>
          <w:rFonts w:hint="eastAsia"/>
        </w:rPr>
        <w:t>按钮用于启动</w:t>
      </w:r>
      <w:r>
        <w:rPr>
          <w:rFonts w:hint="eastAsia"/>
        </w:rPr>
        <w:t xml:space="preserve">Scenario </w:t>
      </w:r>
      <w:r>
        <w:rPr>
          <w:rFonts w:hint="eastAsia"/>
        </w:rPr>
        <w:t>界面，</w:t>
      </w:r>
      <w:r w:rsidRPr="00C27D47">
        <w:rPr>
          <w:rFonts w:hint="eastAsia"/>
          <w:b/>
          <w:i/>
        </w:rPr>
        <w:t>PSV Sizing</w:t>
      </w:r>
      <w:r>
        <w:rPr>
          <w:rFonts w:hint="eastAsia"/>
        </w:rPr>
        <w:t>用于输入安全阀尺寸计算时的信息（</w:t>
      </w:r>
      <w:r>
        <w:rPr>
          <w:rFonts w:hint="eastAsia"/>
        </w:rPr>
        <w:t>1.0</w:t>
      </w:r>
      <w:r>
        <w:rPr>
          <w:rFonts w:hint="eastAsia"/>
        </w:rPr>
        <w:t>版本暂时为灰色），</w:t>
      </w:r>
      <w:r w:rsidRPr="00C27D47">
        <w:rPr>
          <w:rFonts w:hint="eastAsia"/>
          <w:b/>
          <w:i/>
        </w:rPr>
        <w:t>PSV Datasheet</w:t>
      </w:r>
      <w:r>
        <w:rPr>
          <w:rFonts w:hint="eastAsia"/>
        </w:rPr>
        <w:t>按钮启动一个</w:t>
      </w:r>
      <w:r>
        <w:rPr>
          <w:rFonts w:hint="eastAsia"/>
        </w:rPr>
        <w:t>PSV</w:t>
      </w:r>
      <w:r>
        <w:rPr>
          <w:rFonts w:hint="eastAsia"/>
        </w:rPr>
        <w:t>数据表显示界面，界面的内容和形式与</w:t>
      </w:r>
      <w:r>
        <w:rPr>
          <w:rFonts w:hint="eastAsia"/>
        </w:rPr>
        <w:t>Excel</w:t>
      </w:r>
      <w:r>
        <w:rPr>
          <w:rFonts w:hint="eastAsia"/>
        </w:rPr>
        <w:t>的</w:t>
      </w:r>
      <w:r>
        <w:rPr>
          <w:rFonts w:hint="eastAsia"/>
        </w:rPr>
        <w:t>Datasheet</w:t>
      </w:r>
      <w:r>
        <w:rPr>
          <w:rFonts w:hint="eastAsia"/>
        </w:rPr>
        <w:t>相同。</w:t>
      </w:r>
    </w:p>
    <w:p w:rsidR="003B4EA5" w:rsidRDefault="003B4EA5" w:rsidP="00C93118">
      <w:pPr>
        <w:pStyle w:val="a6"/>
        <w:numPr>
          <w:ilvl w:val="0"/>
          <w:numId w:val="64"/>
        </w:numPr>
        <w:ind w:firstLineChars="0"/>
      </w:pPr>
      <w:r>
        <w:rPr>
          <w:rFonts w:hint="eastAsia"/>
        </w:rPr>
        <w:t>右边的</w:t>
      </w:r>
      <w:r w:rsidRPr="003B4EA5">
        <w:rPr>
          <w:rFonts w:hint="eastAsia"/>
          <w:b/>
          <w:i/>
        </w:rPr>
        <w:t>Icon Palette</w:t>
      </w:r>
      <w:r>
        <w:rPr>
          <w:rFonts w:hint="eastAsia"/>
        </w:rPr>
        <w:t>暂时变成包括</w:t>
      </w:r>
      <w:r>
        <w:rPr>
          <w:rFonts w:hint="eastAsia"/>
        </w:rPr>
        <w:t>6</w:t>
      </w:r>
      <w:r>
        <w:rPr>
          <w:rFonts w:hint="eastAsia"/>
        </w:rPr>
        <w:t>个图标的面板（不分类别），分别如下：</w:t>
      </w:r>
    </w:p>
    <w:p w:rsidR="003B4EA5" w:rsidRDefault="003B4EA5" w:rsidP="003B4EA5"/>
    <w:p w:rsidR="003B4EA5" w:rsidRDefault="008B136B" w:rsidP="003B4EA5">
      <w:r>
        <w:rPr>
          <w:noProof/>
        </w:rPr>
        <w:lastRenderedPageBreak/>
        <w:drawing>
          <wp:inline distT="0" distB="0" distL="0" distR="0">
            <wp:extent cx="2647950" cy="3752850"/>
            <wp:effectExtent l="19050" t="0" r="0" b="0"/>
            <wp:docPr id="9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24" w:rsidRDefault="00234D24" w:rsidP="006A1FE9">
      <w:pPr>
        <w:pStyle w:val="20"/>
        <w:spacing w:before="156" w:after="156"/>
      </w:pPr>
      <w:r>
        <w:rPr>
          <w:rFonts w:hint="eastAsia"/>
        </w:rPr>
        <w:t>Global Default</w:t>
      </w:r>
      <w:r w:rsidR="007545CE">
        <w:rPr>
          <w:rFonts w:hint="eastAsia"/>
        </w:rPr>
        <w:t>按钮</w:t>
      </w:r>
    </w:p>
    <w:p w:rsidR="00234D24" w:rsidRDefault="00234D24" w:rsidP="00234D24">
      <w:r>
        <w:rPr>
          <w:rFonts w:hint="eastAsia"/>
        </w:rPr>
        <w:t>Global Default</w:t>
      </w:r>
      <w:r>
        <w:rPr>
          <w:rFonts w:hint="eastAsia"/>
        </w:rPr>
        <w:t>中有如下三方面的设置：</w:t>
      </w:r>
    </w:p>
    <w:p w:rsidR="00234D24" w:rsidRPr="00C6455A" w:rsidRDefault="00234D24" w:rsidP="00A12DD2">
      <w:pPr>
        <w:pStyle w:val="a6"/>
        <w:numPr>
          <w:ilvl w:val="0"/>
          <w:numId w:val="61"/>
        </w:numPr>
        <w:ind w:firstLineChars="0"/>
      </w:pPr>
      <w:r>
        <w:rPr>
          <w:rFonts w:hint="eastAsia"/>
        </w:rPr>
        <w:t>Flare System</w:t>
      </w:r>
      <w:r>
        <w:rPr>
          <w:rFonts w:hint="eastAsia"/>
        </w:rPr>
        <w:t>的定义，包括</w:t>
      </w:r>
      <w:r w:rsidRPr="00234D24">
        <w:rPr>
          <w:rFonts w:hint="eastAsia"/>
          <w:b/>
          <w:i/>
        </w:rPr>
        <w:t>Name</w:t>
      </w:r>
      <w:r>
        <w:rPr>
          <w:rFonts w:hint="eastAsia"/>
        </w:rPr>
        <w:t>和</w:t>
      </w:r>
      <w:r w:rsidRPr="00234D24">
        <w:rPr>
          <w:rFonts w:hint="eastAsia"/>
          <w:b/>
          <w:i/>
        </w:rPr>
        <w:t>Design Back Pressure</w:t>
      </w:r>
      <w:r w:rsidR="009B2789">
        <w:rPr>
          <w:rFonts w:hint="eastAsia"/>
        </w:rPr>
        <w:t>，表格长度缺省为</w:t>
      </w:r>
      <w:r w:rsidR="009B2789">
        <w:rPr>
          <w:rFonts w:hint="eastAsia"/>
        </w:rPr>
        <w:t>5</w:t>
      </w:r>
      <w:r w:rsidR="009B2789">
        <w:rPr>
          <w:rFonts w:hint="eastAsia"/>
        </w:rPr>
        <w:t>行。</w:t>
      </w:r>
    </w:p>
    <w:p w:rsidR="00C6455A" w:rsidRDefault="00C6455A" w:rsidP="00A12DD2">
      <w:pPr>
        <w:pStyle w:val="a6"/>
        <w:numPr>
          <w:ilvl w:val="0"/>
          <w:numId w:val="61"/>
        </w:numPr>
        <w:ind w:firstLineChars="0"/>
      </w:pPr>
      <w:r w:rsidRPr="00C6455A">
        <w:rPr>
          <w:rFonts w:hint="eastAsia"/>
        </w:rPr>
        <w:t>General Conditions</w:t>
      </w:r>
      <w:r>
        <w:rPr>
          <w:rFonts w:hint="eastAsia"/>
          <w:b/>
          <w:i/>
        </w:rPr>
        <w:t xml:space="preserve">, </w:t>
      </w:r>
      <w:r>
        <w:rPr>
          <w:rFonts w:hint="eastAsia"/>
        </w:rPr>
        <w:t>包括下图显示的内容，选择</w:t>
      </w:r>
      <w:r>
        <w:rPr>
          <w:rFonts w:hint="eastAsia"/>
        </w:rPr>
        <w:t>Yes</w:t>
      </w:r>
      <w:r>
        <w:rPr>
          <w:rFonts w:hint="eastAsia"/>
        </w:rPr>
        <w:t>或</w:t>
      </w:r>
      <w:r>
        <w:rPr>
          <w:rFonts w:hint="eastAsia"/>
        </w:rPr>
        <w:t>No</w:t>
      </w:r>
    </w:p>
    <w:p w:rsidR="00C6455A" w:rsidRDefault="00C6455A" w:rsidP="00A12DD2">
      <w:pPr>
        <w:pStyle w:val="a6"/>
        <w:numPr>
          <w:ilvl w:val="0"/>
          <w:numId w:val="61"/>
        </w:numPr>
        <w:ind w:firstLineChars="0"/>
      </w:pPr>
      <w:r>
        <w:rPr>
          <w:rFonts w:hint="eastAsia"/>
        </w:rPr>
        <w:t>Default Settings</w:t>
      </w:r>
      <w:r>
        <w:rPr>
          <w:rFonts w:hint="eastAsia"/>
        </w:rPr>
        <w:t>，包括超临界流体的蒸发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和</w:t>
      </w:r>
      <w:r>
        <w:rPr>
          <w:rFonts w:hint="eastAsia"/>
        </w:rPr>
        <w:t>Drum Surge Time</w:t>
      </w:r>
      <w:r>
        <w:rPr>
          <w:rFonts w:hint="eastAsia"/>
        </w:rPr>
        <w:t>，缺省值是合理的。</w:t>
      </w:r>
    </w:p>
    <w:p w:rsidR="00234D24" w:rsidRDefault="00234D24" w:rsidP="00234D24">
      <w:r>
        <w:rPr>
          <w:noProof/>
        </w:rPr>
        <w:lastRenderedPageBreak/>
        <w:drawing>
          <wp:inline distT="0" distB="0" distL="0" distR="0">
            <wp:extent cx="5274310" cy="4358091"/>
            <wp:effectExtent l="19050" t="0" r="2540" b="0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8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562" w:rsidRDefault="00484562" w:rsidP="00234D24"/>
    <w:p w:rsidR="006A1FE9" w:rsidRDefault="006A1FE9" w:rsidP="006A1FE9">
      <w:pPr>
        <w:pStyle w:val="20"/>
        <w:spacing w:before="156" w:after="156"/>
      </w:pPr>
      <w:r>
        <w:rPr>
          <w:rFonts w:hint="eastAsia"/>
        </w:rPr>
        <w:t>Report</w:t>
      </w:r>
      <w:r w:rsidR="007545CE">
        <w:rPr>
          <w:rFonts w:hint="eastAsia"/>
        </w:rPr>
        <w:t>按钮</w:t>
      </w:r>
    </w:p>
    <w:p w:rsidR="006A1FE9" w:rsidRDefault="00D82339" w:rsidP="00D937E6">
      <w:r>
        <w:rPr>
          <w:rFonts w:hint="eastAsia"/>
        </w:rPr>
        <w:t>该</w:t>
      </w:r>
      <w:r>
        <w:rPr>
          <w:rFonts w:hint="eastAsia"/>
        </w:rPr>
        <w:t>Report</w:t>
      </w:r>
      <w:r>
        <w:rPr>
          <w:rFonts w:hint="eastAsia"/>
        </w:rPr>
        <w:t>是指在按钮栏中单独设置的</w:t>
      </w:r>
      <w:r>
        <w:rPr>
          <w:rFonts w:hint="eastAsia"/>
        </w:rPr>
        <w:t>Report</w:t>
      </w:r>
      <w:r>
        <w:rPr>
          <w:rFonts w:hint="eastAsia"/>
        </w:rPr>
        <w:t>按钮，是一个级别最高的</w:t>
      </w:r>
      <w:r>
        <w:rPr>
          <w:rFonts w:hint="eastAsia"/>
        </w:rPr>
        <w:t>Report</w:t>
      </w:r>
      <w:r>
        <w:rPr>
          <w:rFonts w:hint="eastAsia"/>
        </w:rPr>
        <w:t>工具。设计如下：</w:t>
      </w:r>
    </w:p>
    <w:p w:rsidR="00D82339" w:rsidRDefault="00D82339" w:rsidP="00A12DD2">
      <w:pPr>
        <w:pStyle w:val="a6"/>
        <w:numPr>
          <w:ilvl w:val="0"/>
          <w:numId w:val="62"/>
        </w:numPr>
        <w:ind w:firstLineChars="0"/>
      </w:pPr>
      <w:r>
        <w:rPr>
          <w:rFonts w:hint="eastAsia"/>
        </w:rPr>
        <w:t>用一个</w:t>
      </w:r>
      <w:r>
        <w:rPr>
          <w:rFonts w:hint="eastAsia"/>
        </w:rPr>
        <w:t>TreeView</w:t>
      </w:r>
      <w:r>
        <w:rPr>
          <w:rFonts w:hint="eastAsia"/>
        </w:rPr>
        <w:t>复制软件的</w:t>
      </w:r>
      <w:r>
        <w:rPr>
          <w:rFonts w:hint="eastAsia"/>
        </w:rPr>
        <w:t>TreeView</w:t>
      </w:r>
      <w:r>
        <w:rPr>
          <w:rFonts w:hint="eastAsia"/>
        </w:rPr>
        <w:t>结构，包括当前</w:t>
      </w:r>
      <w:r>
        <w:rPr>
          <w:rFonts w:hint="eastAsia"/>
        </w:rPr>
        <w:t>Plant</w:t>
      </w:r>
      <w:r>
        <w:rPr>
          <w:rFonts w:hint="eastAsia"/>
        </w:rPr>
        <w:t>的全部</w:t>
      </w:r>
      <w:r>
        <w:rPr>
          <w:rFonts w:hint="eastAsia"/>
        </w:rPr>
        <w:t>PU</w:t>
      </w:r>
      <w:r>
        <w:rPr>
          <w:rFonts w:hint="eastAsia"/>
        </w:rPr>
        <w:t>和</w:t>
      </w:r>
      <w:r>
        <w:rPr>
          <w:rFonts w:hint="eastAsia"/>
        </w:rPr>
        <w:t>Protected System</w:t>
      </w:r>
      <w:r>
        <w:rPr>
          <w:rFonts w:hint="eastAsia"/>
        </w:rPr>
        <w:t>，在每个名称的前部设置</w:t>
      </w:r>
      <w:r>
        <w:rPr>
          <w:rFonts w:hint="eastAsia"/>
        </w:rPr>
        <w:t>Check Box</w:t>
      </w:r>
      <w:r>
        <w:rPr>
          <w:rFonts w:hint="eastAsia"/>
        </w:rPr>
        <w:t>，规则是</w:t>
      </w:r>
      <w:r>
        <w:rPr>
          <w:rFonts w:hint="eastAsia"/>
        </w:rPr>
        <w:t>Check Box</w:t>
      </w:r>
      <w:r>
        <w:rPr>
          <w:rFonts w:hint="eastAsia"/>
        </w:rPr>
        <w:t>勾上的部分将导出报告。</w:t>
      </w:r>
    </w:p>
    <w:p w:rsidR="00D82339" w:rsidRDefault="00D82339" w:rsidP="00A12DD2">
      <w:pPr>
        <w:pStyle w:val="a6"/>
        <w:numPr>
          <w:ilvl w:val="0"/>
          <w:numId w:val="62"/>
        </w:numPr>
        <w:ind w:firstLineChars="0"/>
      </w:pPr>
      <w:r>
        <w:rPr>
          <w:rFonts w:hint="eastAsia"/>
        </w:rPr>
        <w:t>下方的按钮设置三个级别的报表，如果是</w:t>
      </w:r>
      <w:r>
        <w:rPr>
          <w:rFonts w:hint="eastAsia"/>
          <w:b/>
          <w:i/>
        </w:rPr>
        <w:t>Plant Summary</w:t>
      </w:r>
      <w:r>
        <w:rPr>
          <w:rFonts w:hint="eastAsia"/>
        </w:rPr>
        <w:t>则将输出</w:t>
      </w:r>
      <w:r>
        <w:rPr>
          <w:rFonts w:hint="eastAsia"/>
        </w:rPr>
        <w:t>Plant</w:t>
      </w:r>
      <w:r>
        <w:rPr>
          <w:rFonts w:hint="eastAsia"/>
        </w:rPr>
        <w:t>级别的泄放量汇总表（暂时没有设计），</w:t>
      </w:r>
      <w:r>
        <w:rPr>
          <w:rFonts w:hint="eastAsia"/>
          <w:b/>
          <w:i/>
        </w:rPr>
        <w:t>Process Unit Load Summary</w:t>
      </w:r>
      <w:r>
        <w:rPr>
          <w:rFonts w:hint="eastAsia"/>
        </w:rPr>
        <w:t>则输出选中</w:t>
      </w:r>
      <w:r>
        <w:rPr>
          <w:rFonts w:hint="eastAsia"/>
        </w:rPr>
        <w:t>PU</w:t>
      </w:r>
      <w:r>
        <w:rPr>
          <w:rFonts w:hint="eastAsia"/>
        </w:rPr>
        <w:t>的</w:t>
      </w:r>
      <w:r>
        <w:rPr>
          <w:rFonts w:hint="eastAsia"/>
        </w:rPr>
        <w:t>Summary</w:t>
      </w:r>
      <w:r>
        <w:rPr>
          <w:rFonts w:hint="eastAsia"/>
        </w:rPr>
        <w:t>报表（注：每次</w:t>
      </w:r>
      <w:r>
        <w:rPr>
          <w:rFonts w:hint="eastAsia"/>
        </w:rPr>
        <w:t>PU</w:t>
      </w:r>
      <w:r>
        <w:rPr>
          <w:rFonts w:hint="eastAsia"/>
        </w:rPr>
        <w:t>最多只允许选中一个），</w:t>
      </w:r>
      <w:r>
        <w:rPr>
          <w:rFonts w:hint="eastAsia"/>
          <w:b/>
          <w:i/>
        </w:rPr>
        <w:t>Relief Device Datasheet</w:t>
      </w:r>
      <w:r>
        <w:rPr>
          <w:rFonts w:hint="eastAsia"/>
        </w:rPr>
        <w:t>则输出选中的安全阀数据表，多个泄放设备用</w:t>
      </w:r>
      <w:r>
        <w:rPr>
          <w:rFonts w:hint="eastAsia"/>
        </w:rPr>
        <w:t>Tab</w:t>
      </w:r>
      <w:r>
        <w:rPr>
          <w:rFonts w:hint="eastAsia"/>
        </w:rPr>
        <w:t>分开。</w:t>
      </w:r>
    </w:p>
    <w:p w:rsidR="006A1FE9" w:rsidRDefault="00D82339" w:rsidP="00B67C3E">
      <w:r>
        <w:rPr>
          <w:noProof/>
        </w:rPr>
        <w:lastRenderedPageBreak/>
        <w:drawing>
          <wp:inline distT="0" distB="0" distL="0" distR="0">
            <wp:extent cx="5274310" cy="3392448"/>
            <wp:effectExtent l="19050" t="0" r="2540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2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335" w:rsidRDefault="0005106B" w:rsidP="008A586D">
      <w:pPr>
        <w:pStyle w:val="20"/>
        <w:spacing w:before="156" w:after="156"/>
      </w:pPr>
      <w:r>
        <w:rPr>
          <w:rFonts w:hint="eastAsia"/>
        </w:rPr>
        <w:t xml:space="preserve">Load </w:t>
      </w:r>
      <w:r w:rsidR="00286335">
        <w:rPr>
          <w:rFonts w:hint="eastAsia"/>
        </w:rPr>
        <w:t>Summary (for Process Unit)</w:t>
      </w:r>
    </w:p>
    <w:p w:rsidR="002541AA" w:rsidRDefault="002541AA" w:rsidP="00286335">
      <w:r>
        <w:rPr>
          <w:rFonts w:hint="eastAsia"/>
        </w:rPr>
        <w:t>由树状图中</w:t>
      </w:r>
      <w:r>
        <w:rPr>
          <w:rFonts w:hint="eastAsia"/>
        </w:rPr>
        <w:t>Process Unit</w:t>
      </w:r>
      <w:r>
        <w:rPr>
          <w:rFonts w:hint="eastAsia"/>
        </w:rPr>
        <w:t>下挂的</w:t>
      </w:r>
      <w:r w:rsidRPr="002541AA">
        <w:rPr>
          <w:rFonts w:hint="eastAsia"/>
          <w:b/>
          <w:i/>
        </w:rPr>
        <w:t>Load Summary</w:t>
      </w:r>
      <w:r>
        <w:rPr>
          <w:rFonts w:hint="eastAsia"/>
        </w:rPr>
        <w:t>启动，或由上述</w:t>
      </w:r>
      <w:r>
        <w:rPr>
          <w:rFonts w:hint="eastAsia"/>
        </w:rPr>
        <w:t>Report</w:t>
      </w:r>
      <w:r>
        <w:rPr>
          <w:rFonts w:hint="eastAsia"/>
        </w:rPr>
        <w:t>中</w:t>
      </w:r>
      <w:r w:rsidRPr="002541AA">
        <w:rPr>
          <w:rFonts w:hint="eastAsia"/>
          <w:b/>
          <w:i/>
        </w:rPr>
        <w:t>Process Unit Load Summary</w:t>
      </w:r>
      <w:r>
        <w:rPr>
          <w:rFonts w:hint="eastAsia"/>
        </w:rPr>
        <w:t>按钮启动。</w:t>
      </w:r>
    </w:p>
    <w:p w:rsidR="00286335" w:rsidRDefault="001D6B02" w:rsidP="00286335">
      <w:r>
        <w:rPr>
          <w:rFonts w:hint="eastAsia"/>
        </w:rPr>
        <w:t>包括</w:t>
      </w:r>
      <w:r>
        <w:rPr>
          <w:rFonts w:hint="eastAsia"/>
        </w:rPr>
        <w:t>PU</w:t>
      </w:r>
      <w:r>
        <w:rPr>
          <w:rFonts w:hint="eastAsia"/>
        </w:rPr>
        <w:t>信息、</w:t>
      </w:r>
      <w:r>
        <w:rPr>
          <w:rFonts w:hint="eastAsia"/>
        </w:rPr>
        <w:t>Summary</w:t>
      </w:r>
      <w:r>
        <w:rPr>
          <w:rFonts w:hint="eastAsia"/>
        </w:rPr>
        <w:t>内容、最大值或加和计算。</w:t>
      </w:r>
    </w:p>
    <w:p w:rsidR="000F7114" w:rsidRPr="000F7114" w:rsidRDefault="000F7114" w:rsidP="00286335">
      <w:r w:rsidRPr="000F7114">
        <w:rPr>
          <w:rFonts w:hint="eastAsia"/>
          <w:b/>
          <w:i/>
        </w:rPr>
        <w:t>Excel</w:t>
      </w:r>
      <w:r>
        <w:rPr>
          <w:rFonts w:hint="eastAsia"/>
        </w:rPr>
        <w:t xml:space="preserve"> </w:t>
      </w:r>
      <w:r>
        <w:rPr>
          <w:rFonts w:hint="eastAsia"/>
        </w:rPr>
        <w:t>按钮用于将该表格导出到</w:t>
      </w:r>
      <w:r>
        <w:rPr>
          <w:rFonts w:hint="eastAsia"/>
        </w:rPr>
        <w:t>Excel</w:t>
      </w:r>
      <w:r>
        <w:rPr>
          <w:rFonts w:hint="eastAsia"/>
        </w:rPr>
        <w:t>中。</w:t>
      </w:r>
    </w:p>
    <w:p w:rsidR="001D6B02" w:rsidRDefault="001D6B02" w:rsidP="00286335">
      <w:r>
        <w:rPr>
          <w:rFonts w:hint="eastAsia"/>
        </w:rPr>
        <w:t>根据</w:t>
      </w:r>
      <w:r>
        <w:rPr>
          <w:rFonts w:hint="eastAsia"/>
          <w:b/>
          <w:i/>
        </w:rPr>
        <w:t>Global Default</w:t>
      </w:r>
      <w:r>
        <w:rPr>
          <w:rFonts w:hint="eastAsia"/>
        </w:rPr>
        <w:t>中定义的</w:t>
      </w:r>
      <w:r>
        <w:rPr>
          <w:rFonts w:hint="eastAsia"/>
        </w:rPr>
        <w:t>Flare System</w:t>
      </w:r>
      <w:r>
        <w:rPr>
          <w:rFonts w:hint="eastAsia"/>
        </w:rPr>
        <w:t>名称分不同的</w:t>
      </w:r>
      <w:r>
        <w:rPr>
          <w:rFonts w:hint="eastAsia"/>
        </w:rPr>
        <w:t>Tab</w:t>
      </w:r>
      <w:r>
        <w:rPr>
          <w:rFonts w:hint="eastAsia"/>
        </w:rPr>
        <w:t>显示</w:t>
      </w:r>
      <w:r>
        <w:rPr>
          <w:rFonts w:hint="eastAsia"/>
        </w:rPr>
        <w:t>Summary</w:t>
      </w:r>
      <w:r>
        <w:rPr>
          <w:rFonts w:hint="eastAsia"/>
        </w:rPr>
        <w:t>，同时增加一个</w:t>
      </w:r>
      <w:r>
        <w:rPr>
          <w:rFonts w:hint="eastAsia"/>
          <w:b/>
          <w:i/>
        </w:rPr>
        <w:t xml:space="preserve">ALL </w:t>
      </w:r>
      <w:r>
        <w:rPr>
          <w:rFonts w:hint="eastAsia"/>
        </w:rPr>
        <w:t>tab</w:t>
      </w:r>
      <w:r>
        <w:rPr>
          <w:rFonts w:hint="eastAsia"/>
        </w:rPr>
        <w:t>用于显示当前</w:t>
      </w:r>
      <w:r>
        <w:rPr>
          <w:rFonts w:hint="eastAsia"/>
        </w:rPr>
        <w:t>PU</w:t>
      </w:r>
      <w:r>
        <w:rPr>
          <w:rFonts w:hint="eastAsia"/>
        </w:rPr>
        <w:t>全部的</w:t>
      </w:r>
      <w:r>
        <w:rPr>
          <w:rFonts w:hint="eastAsia"/>
        </w:rPr>
        <w:t>PSV</w:t>
      </w:r>
      <w:r>
        <w:rPr>
          <w:rFonts w:hint="eastAsia"/>
        </w:rPr>
        <w:t>。</w:t>
      </w:r>
    </w:p>
    <w:p w:rsidR="001D6B02" w:rsidRDefault="001D6B02" w:rsidP="00286335">
      <w:r>
        <w:rPr>
          <w:rFonts w:hint="eastAsia"/>
        </w:rPr>
        <w:t>在</w:t>
      </w:r>
      <w:r w:rsidRPr="001D6B02">
        <w:rPr>
          <w:rFonts w:hint="eastAsia"/>
          <w:b/>
          <w:i/>
        </w:rPr>
        <w:t>ALL</w:t>
      </w:r>
      <w:r>
        <w:rPr>
          <w:rFonts w:hint="eastAsia"/>
        </w:rPr>
        <w:t>中，</w:t>
      </w:r>
      <w:r w:rsidRPr="001D6B02">
        <w:rPr>
          <w:rFonts w:hint="eastAsia"/>
          <w:b/>
          <w:i/>
        </w:rPr>
        <w:t>Discharge To</w:t>
      </w:r>
      <w:r>
        <w:rPr>
          <w:rFonts w:hint="eastAsia"/>
        </w:rPr>
        <w:t xml:space="preserve"> </w:t>
      </w:r>
      <w:r>
        <w:rPr>
          <w:rFonts w:hint="eastAsia"/>
        </w:rPr>
        <w:t>一列的内容设置为下拉框，允许用户对排向进行更改，更改后，自动变更相应的</w:t>
      </w:r>
      <w:r>
        <w:rPr>
          <w:rFonts w:hint="eastAsia"/>
        </w:rPr>
        <w:t>tab</w:t>
      </w:r>
      <w:r>
        <w:rPr>
          <w:rFonts w:hint="eastAsia"/>
        </w:rPr>
        <w:t>内容。</w:t>
      </w:r>
    </w:p>
    <w:p w:rsidR="001D6B02" w:rsidRDefault="001D6B02" w:rsidP="001D6B02">
      <w:r>
        <w:rPr>
          <w:rFonts w:hint="eastAsia"/>
        </w:rPr>
        <w:t>每个</w:t>
      </w:r>
      <w:r>
        <w:rPr>
          <w:rFonts w:hint="eastAsia"/>
        </w:rPr>
        <w:t>Tab</w:t>
      </w:r>
      <w:r>
        <w:rPr>
          <w:rFonts w:hint="eastAsia"/>
        </w:rPr>
        <w:t>的下方汇总内容包括两项：</w:t>
      </w:r>
    </w:p>
    <w:p w:rsidR="001D6B02" w:rsidRPr="001D6B02" w:rsidRDefault="001D6B02" w:rsidP="00A12DD2">
      <w:pPr>
        <w:pStyle w:val="a6"/>
        <w:numPr>
          <w:ilvl w:val="0"/>
          <w:numId w:val="63"/>
        </w:numPr>
        <w:ind w:firstLineChars="0"/>
        <w:rPr>
          <w:b/>
          <w:i/>
        </w:rPr>
      </w:pPr>
      <w:r w:rsidRPr="001D6B02">
        <w:rPr>
          <w:rFonts w:hint="eastAsia"/>
          <w:b/>
          <w:i/>
        </w:rPr>
        <w:t>Max</w:t>
      </w:r>
      <w:r>
        <w:rPr>
          <w:rFonts w:hint="eastAsia"/>
          <w:b/>
          <w:i/>
        </w:rPr>
        <w:t>：</w:t>
      </w:r>
      <w:r>
        <w:rPr>
          <w:rFonts w:hint="eastAsia"/>
        </w:rPr>
        <w:t>取</w:t>
      </w:r>
      <w:r w:rsidRPr="001D6B02">
        <w:rPr>
          <w:rFonts w:hint="eastAsia"/>
          <w:b/>
          <w:i/>
        </w:rPr>
        <w:t>Controlling Single Scenario</w:t>
      </w:r>
      <w:r>
        <w:rPr>
          <w:rFonts w:hint="eastAsia"/>
        </w:rPr>
        <w:t>中</w:t>
      </w:r>
      <w:r>
        <w:rPr>
          <w:rFonts w:hint="eastAsia"/>
        </w:rPr>
        <w:t>Relief Rate</w:t>
      </w:r>
      <w:r>
        <w:rPr>
          <w:rFonts w:hint="eastAsia"/>
        </w:rPr>
        <w:t>最大的数据。</w:t>
      </w:r>
      <w:r>
        <w:rPr>
          <w:rFonts w:hint="eastAsia"/>
        </w:rPr>
        <w:t>(</w:t>
      </w:r>
      <w:r>
        <w:rPr>
          <w:rFonts w:hint="eastAsia"/>
        </w:rPr>
        <w:t>注：应该将</w:t>
      </w:r>
      <w:r>
        <w:rPr>
          <w:rFonts w:hint="eastAsia"/>
        </w:rPr>
        <w:t>Partial Power Failure</w:t>
      </w:r>
      <w:r>
        <w:rPr>
          <w:rFonts w:hint="eastAsia"/>
        </w:rPr>
        <w:t>这种装置内</w:t>
      </w:r>
      <w:r>
        <w:rPr>
          <w:rFonts w:hint="eastAsia"/>
        </w:rPr>
        <w:t>Scenario</w:t>
      </w:r>
      <w:r>
        <w:rPr>
          <w:rFonts w:hint="eastAsia"/>
        </w:rPr>
        <w:t>但影响多个</w:t>
      </w:r>
      <w:r>
        <w:rPr>
          <w:rFonts w:hint="eastAsia"/>
        </w:rPr>
        <w:t>PSV</w:t>
      </w:r>
      <w:r>
        <w:rPr>
          <w:rFonts w:hint="eastAsia"/>
        </w:rPr>
        <w:t>的叠加考虑在内，暂时未考虑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1D6B02" w:rsidRPr="001D6B02" w:rsidRDefault="001D6B02" w:rsidP="00A12DD2">
      <w:pPr>
        <w:pStyle w:val="a6"/>
        <w:numPr>
          <w:ilvl w:val="0"/>
          <w:numId w:val="63"/>
        </w:numPr>
        <w:ind w:firstLineChars="0"/>
        <w:rPr>
          <w:b/>
          <w:i/>
        </w:rPr>
      </w:pPr>
      <w:r>
        <w:rPr>
          <w:rFonts w:hint="eastAsia"/>
          <w:b/>
          <w:i/>
        </w:rPr>
        <w:t>Summation</w:t>
      </w:r>
      <w:r>
        <w:rPr>
          <w:rFonts w:hint="eastAsia"/>
          <w:b/>
          <w:i/>
        </w:rPr>
        <w:t>：</w:t>
      </w:r>
      <w:r>
        <w:rPr>
          <w:rFonts w:hint="eastAsia"/>
        </w:rPr>
        <w:t>用于对其它各个全厂性</w:t>
      </w:r>
      <w:r>
        <w:rPr>
          <w:rFonts w:hint="eastAsia"/>
        </w:rPr>
        <w:t>Scenario</w:t>
      </w:r>
      <w:r>
        <w:rPr>
          <w:rFonts w:hint="eastAsia"/>
        </w:rPr>
        <w:t>的各泄放量进行加和计算（注：</w:t>
      </w:r>
      <w:r w:rsidR="0034374C">
        <w:rPr>
          <w:rFonts w:hint="eastAsia"/>
        </w:rPr>
        <w:t>加和后的</w:t>
      </w:r>
      <w:r>
        <w:rPr>
          <w:rFonts w:hint="eastAsia"/>
        </w:rPr>
        <w:t>T</w:t>
      </w:r>
      <w:r>
        <w:rPr>
          <w:rFonts w:hint="eastAsia"/>
        </w:rPr>
        <w:t>、</w:t>
      </w:r>
      <w:r>
        <w:rPr>
          <w:rFonts w:hint="eastAsia"/>
        </w:rPr>
        <w:t>MW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等采用</w:t>
      </w:r>
      <w:r w:rsidR="0034374C">
        <w:rPr>
          <w:rFonts w:hint="eastAsia"/>
        </w:rPr>
        <w:t>摩尔</w:t>
      </w:r>
      <w:proofErr w:type="gramStart"/>
      <w:r w:rsidR="0034374C">
        <w:rPr>
          <w:rFonts w:hint="eastAsia"/>
        </w:rPr>
        <w:t>分率加和</w:t>
      </w:r>
      <w:proofErr w:type="gramEnd"/>
      <w:r w:rsidR="0034374C">
        <w:rPr>
          <w:rFonts w:hint="eastAsia"/>
        </w:rPr>
        <w:t>平均）。</w:t>
      </w:r>
    </w:p>
    <w:p w:rsidR="00286335" w:rsidRDefault="00286335" w:rsidP="00286335"/>
    <w:p w:rsidR="00286335" w:rsidRDefault="00286335" w:rsidP="00286335">
      <w:r>
        <w:rPr>
          <w:rFonts w:hint="eastAsia"/>
        </w:rPr>
        <w:t>整体图和局部图如下：</w:t>
      </w:r>
    </w:p>
    <w:p w:rsidR="00286335" w:rsidRDefault="00286335" w:rsidP="00286335">
      <w:r w:rsidRPr="00286335">
        <w:rPr>
          <w:rFonts w:hint="eastAsia"/>
          <w:noProof/>
        </w:rPr>
        <w:drawing>
          <wp:inline distT="0" distB="0" distL="0" distR="0">
            <wp:extent cx="5274310" cy="1286612"/>
            <wp:effectExtent l="19050" t="0" r="2540" b="0"/>
            <wp:docPr id="9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335" w:rsidRDefault="000F7114" w:rsidP="00286335">
      <w:r>
        <w:rPr>
          <w:rFonts w:hint="eastAsia"/>
          <w:noProof/>
        </w:rPr>
        <w:lastRenderedPageBreak/>
        <w:drawing>
          <wp:inline distT="0" distB="0" distL="0" distR="0">
            <wp:extent cx="5274310" cy="2670279"/>
            <wp:effectExtent l="19050" t="0" r="2540" b="0"/>
            <wp:docPr id="9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1AA" w:rsidRDefault="002541AA" w:rsidP="00286335"/>
    <w:p w:rsidR="002541AA" w:rsidRDefault="00921AFB" w:rsidP="002541AA">
      <w:pPr>
        <w:pStyle w:val="20"/>
        <w:spacing w:before="156" w:after="156"/>
      </w:pPr>
      <w:r>
        <w:rPr>
          <w:rFonts w:hint="eastAsia"/>
        </w:rPr>
        <w:t>Plant Flare</w:t>
      </w:r>
      <w:r w:rsidR="002541AA">
        <w:rPr>
          <w:rFonts w:hint="eastAsia"/>
        </w:rPr>
        <w:t xml:space="preserve"> Summary </w:t>
      </w:r>
      <w:r w:rsidR="00C01558">
        <w:rPr>
          <w:rFonts w:hint="eastAsia"/>
        </w:rPr>
        <w:t>全厂火炬汇总表</w:t>
      </w:r>
    </w:p>
    <w:p w:rsidR="00462C17" w:rsidRDefault="00462C17" w:rsidP="00462C17">
      <w:pPr>
        <w:pStyle w:val="3"/>
        <w:spacing w:before="156" w:after="156"/>
      </w:pPr>
      <w:r>
        <w:rPr>
          <w:rFonts w:hint="eastAsia"/>
        </w:rPr>
        <w:t>概念</w:t>
      </w:r>
    </w:p>
    <w:p w:rsidR="00462C17" w:rsidRDefault="00462C17" w:rsidP="00462C17">
      <w:r>
        <w:rPr>
          <w:rFonts w:hint="eastAsia"/>
        </w:rPr>
        <w:t>由于</w:t>
      </w:r>
      <w:r>
        <w:rPr>
          <w:rFonts w:hint="eastAsia"/>
        </w:rPr>
        <w:t>kg/hr</w:t>
      </w:r>
      <w:r>
        <w:rPr>
          <w:rFonts w:hint="eastAsia"/>
        </w:rPr>
        <w:t>量最大不一定是最苛刻工况，在全厂火炬控制性工况的比较中，需要综合总的泄放质量流量和分子量，鉴于对全厂火炬主要有压降和马赫数两个约束条件，总结出这两个参数与质量流量、分子量、温度等物性的关系，以便于储运专业判断哪个工况是最苛刻工况。</w:t>
      </w:r>
    </w:p>
    <w:p w:rsidR="00257B64" w:rsidRDefault="00257B64" w:rsidP="00462C17">
      <w:r>
        <w:rPr>
          <w:rFonts w:hint="eastAsia"/>
        </w:rPr>
        <w:t>首先看一下压降：</w:t>
      </w:r>
    </w:p>
    <w:p w:rsidR="00462C17" w:rsidRDefault="002D591D" w:rsidP="00462C17">
      <m:oMathPara>
        <m:oMath>
          <m:r>
            <m:rPr>
              <m:sty m:val="p"/>
            </m:rPr>
            <w:rPr>
              <w:rFonts w:ascii="Cambria Math" w:hAnsi="Cambria Math"/>
            </w:rPr>
            <m:t>∆P=f*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d*2*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(0.25*π*d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Rmass</m:t>
              </m:r>
            </m:den>
          </m:f>
        </m:oMath>
      </m:oMathPara>
    </w:p>
    <w:p w:rsidR="002D591D" w:rsidRDefault="002D591D" w:rsidP="00462C17">
      <w:r>
        <w:rPr>
          <w:rFonts w:hint="eastAsia"/>
        </w:rPr>
        <w:t>或者由流导</w:t>
      </w:r>
      <w:r w:rsidR="001812E8">
        <w:rPr>
          <w:rFonts w:hint="eastAsia"/>
        </w:rPr>
        <w:t>(J)</w:t>
      </w:r>
      <w:r>
        <w:rPr>
          <w:rFonts w:hint="eastAsia"/>
        </w:rPr>
        <w:t>公式：</w:t>
      </w:r>
    </w:p>
    <w:p w:rsidR="002D591D" w:rsidRDefault="002D591D" w:rsidP="002D591D">
      <m:oMathPara>
        <m:oMath>
          <m:r>
            <m:rPr>
              <m:sty m:val="p"/>
            </m:rPr>
            <w:rPr>
              <w:rFonts w:ascii="Cambria Math" w:hAnsi="Cambria Math"/>
            </w:rPr>
            <m:t>∆P=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J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Rmass</m:t>
              </m:r>
            </m:den>
          </m:f>
        </m:oMath>
      </m:oMathPara>
    </w:p>
    <w:p w:rsidR="002D591D" w:rsidRDefault="002D591D" w:rsidP="00462C17"/>
    <w:p w:rsidR="002D591D" w:rsidRDefault="002D591D" w:rsidP="00462C17">
      <w:r>
        <w:rPr>
          <w:rFonts w:hint="eastAsia"/>
        </w:rPr>
        <w:t>由于火炬管网中</w:t>
      </w:r>
      <w:r>
        <w:rPr>
          <w:rFonts w:hint="eastAsia"/>
        </w:rPr>
        <w:t>Re</w:t>
      </w:r>
      <w:r>
        <w:rPr>
          <w:rFonts w:hint="eastAsia"/>
        </w:rPr>
        <w:t>很大，近似认为</w:t>
      </w:r>
      <w:r>
        <w:rPr>
          <w:rFonts w:hint="eastAsia"/>
        </w:rPr>
        <w:t>f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rPr>
          <w:rFonts w:hint="eastAsia"/>
        </w:rPr>
        <w:t>和</w:t>
      </w:r>
      <w:r>
        <w:rPr>
          <w:rFonts w:hint="eastAsia"/>
        </w:rPr>
        <w:t>Rmass</w:t>
      </w:r>
      <w:r>
        <w:rPr>
          <w:rFonts w:hint="eastAsia"/>
        </w:rPr>
        <w:t>关系很小</w:t>
      </w:r>
      <w:r w:rsidR="00745A1A">
        <w:rPr>
          <w:rFonts w:hint="eastAsia"/>
        </w:rPr>
        <w:t>。将泄放气体假设为理想气体，折算成如下形式：</w:t>
      </w:r>
    </w:p>
    <w:p w:rsidR="00745A1A" w:rsidRPr="00745A1A" w:rsidRDefault="00745A1A" w:rsidP="00462C17">
      <m:oMathPara>
        <m:oMath>
          <m:r>
            <m:rPr>
              <m:sty m:val="p"/>
            </m:rPr>
            <w:rPr>
              <w:rFonts w:ascii="Cambria Math" w:hAnsi="Cambria Math"/>
            </w:rPr>
            <m:t>∆P=(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J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)*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*T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MW</m:t>
              </m:r>
            </m:den>
          </m:f>
        </m:oMath>
      </m:oMathPara>
    </w:p>
    <w:p w:rsidR="002541AA" w:rsidRDefault="00745A1A" w:rsidP="00286335">
      <w:r>
        <w:rPr>
          <w:rFonts w:hint="eastAsia"/>
        </w:rPr>
        <w:t>R: Gas Constant</w:t>
      </w:r>
    </w:p>
    <w:p w:rsidR="00745A1A" w:rsidRDefault="00745A1A" w:rsidP="00286335">
      <w:r>
        <w:rPr>
          <w:rFonts w:hint="eastAsia"/>
        </w:rPr>
        <w:t xml:space="preserve">P: </w:t>
      </w:r>
      <w:r>
        <w:rPr>
          <w:rFonts w:hint="eastAsia"/>
        </w:rPr>
        <w:t>系统背压，由于</w:t>
      </w:r>
      <w:proofErr w:type="gramStart"/>
      <w:r>
        <w:rPr>
          <w:rFonts w:hint="eastAsia"/>
        </w:rPr>
        <w:t>系统设计背压是</w:t>
      </w:r>
      <w:proofErr w:type="gramEnd"/>
      <w:r>
        <w:rPr>
          <w:rFonts w:hint="eastAsia"/>
        </w:rPr>
        <w:t>确定的，可假设</w:t>
      </w:r>
      <w:r>
        <w:rPr>
          <w:rFonts w:hint="eastAsia"/>
        </w:rPr>
        <w:t>P</w:t>
      </w:r>
      <w:r>
        <w:rPr>
          <w:rFonts w:hint="eastAsia"/>
        </w:rPr>
        <w:t>为定值。</w:t>
      </w:r>
    </w:p>
    <w:p w:rsidR="00745A1A" w:rsidRDefault="00745A1A" w:rsidP="00286335"/>
    <w:p w:rsidR="00745A1A" w:rsidRDefault="00745A1A" w:rsidP="00286335">
      <w:r>
        <w:rPr>
          <w:rFonts w:hint="eastAsia"/>
        </w:rPr>
        <w:t>将上述公式中的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*T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MW</m:t>
            </m: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单独列出，暂定名为</w:t>
      </w:r>
      <w:r w:rsidRPr="00745A1A">
        <w:rPr>
          <w:rFonts w:hint="eastAsia"/>
          <w:b/>
          <w:i/>
        </w:rPr>
        <w:t>Pressure Drop Effect Factor</w:t>
      </w:r>
      <w:r>
        <w:rPr>
          <w:rFonts w:hint="eastAsia"/>
          <w:b/>
          <w:i/>
        </w:rPr>
        <w:t xml:space="preserve">, </w:t>
      </w:r>
      <w:r>
        <w:rPr>
          <w:rFonts w:hint="eastAsia"/>
        </w:rPr>
        <w:t>在两个工况的比较中，该值越大，则表明相同管道条件下压降越高，最高者为压降的控制性工况。</w:t>
      </w:r>
    </w:p>
    <w:p w:rsidR="00745A1A" w:rsidRDefault="00745A1A" w:rsidP="00286335"/>
    <w:p w:rsidR="00257B64" w:rsidRDefault="00257B64" w:rsidP="00286335">
      <w:r>
        <w:rPr>
          <w:rFonts w:hint="eastAsia"/>
        </w:rPr>
        <w:t>其次是马赫数：</w:t>
      </w:r>
    </w:p>
    <w:p w:rsidR="00257B64" w:rsidRDefault="002E742F" w:rsidP="00286335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Sonic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144*k*P*g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Rmass</m:t>
                  </m:r>
                </m:den>
              </m:f>
            </m:e>
          </m:rad>
        </m:oMath>
      </m:oMathPara>
    </w:p>
    <w:p w:rsidR="00257B64" w:rsidRDefault="00257B64" w:rsidP="00286335"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Mach=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Sonic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Rmass*0.25*π*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144*k*P*g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Rmass</m:t>
                      </m:r>
                    </m:den>
                  </m:f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*P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144*R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)*W*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MW*k</m:t>
                  </m:r>
                </m:den>
              </m:f>
            </m:e>
          </m:rad>
        </m:oMath>
      </m:oMathPara>
    </w:p>
    <w:p w:rsidR="00257B64" w:rsidRDefault="00257B64" w:rsidP="00286335">
      <w:r>
        <w:rPr>
          <w:rFonts w:hint="eastAsia"/>
        </w:rPr>
        <w:t>k=Cp/Cv</w:t>
      </w:r>
    </w:p>
    <w:p w:rsidR="00257B64" w:rsidRDefault="00257B64" w:rsidP="00286335"/>
    <w:p w:rsidR="00257B64" w:rsidRDefault="00257B64" w:rsidP="00286335">
      <w:r>
        <w:rPr>
          <w:rFonts w:hint="eastAsia"/>
        </w:rPr>
        <w:t>同上，将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*T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MW*k</m:t>
            </m: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作为</w:t>
      </w:r>
      <w:r>
        <w:rPr>
          <w:rFonts w:hint="eastAsia"/>
          <w:b/>
          <w:i/>
        </w:rPr>
        <w:t>Mach Number Effect Factor,</w:t>
      </w:r>
      <w:r>
        <w:rPr>
          <w:rFonts w:hint="eastAsia"/>
        </w:rPr>
        <w:t xml:space="preserve"> </w:t>
      </w:r>
      <w:r>
        <w:rPr>
          <w:rFonts w:hint="eastAsia"/>
        </w:rPr>
        <w:t>该因子越大，则马赫数越大。最大者为马赫数约束的控制性工况。</w:t>
      </w:r>
    </w:p>
    <w:p w:rsidR="00257B64" w:rsidRDefault="00257B64" w:rsidP="00286335"/>
    <w:p w:rsidR="00774DFD" w:rsidRDefault="00C87458" w:rsidP="00774DFD">
      <w:pPr>
        <w:pStyle w:val="3"/>
        <w:spacing w:before="156" w:after="156"/>
      </w:pPr>
      <w:r>
        <w:rPr>
          <w:rFonts w:hint="eastAsia"/>
        </w:rPr>
        <w:t>界面设计</w:t>
      </w:r>
    </w:p>
    <w:p w:rsidR="00774DFD" w:rsidRDefault="008613E6" w:rsidP="00286335">
      <w:r>
        <w:rPr>
          <w:rFonts w:hint="eastAsia"/>
        </w:rPr>
        <w:t>包括：</w:t>
      </w:r>
    </w:p>
    <w:p w:rsidR="008613E6" w:rsidRDefault="008613E6" w:rsidP="00C93118">
      <w:pPr>
        <w:pStyle w:val="a6"/>
        <w:numPr>
          <w:ilvl w:val="0"/>
          <w:numId w:val="65"/>
        </w:numPr>
        <w:ind w:firstLineChars="0"/>
      </w:pPr>
      <w:r>
        <w:rPr>
          <w:rFonts w:hint="eastAsia"/>
        </w:rPr>
        <w:t>为便于</w:t>
      </w:r>
      <w:r>
        <w:rPr>
          <w:rFonts w:hint="eastAsia"/>
        </w:rPr>
        <w:t>Plant Load Summary</w:t>
      </w:r>
      <w:r>
        <w:rPr>
          <w:rFonts w:hint="eastAsia"/>
        </w:rPr>
        <w:t>中进行叠加计算，</w:t>
      </w:r>
      <w:r w:rsidR="005D55D1">
        <w:rPr>
          <w:rFonts w:hint="eastAsia"/>
        </w:rPr>
        <w:t>做</w:t>
      </w:r>
      <w:r>
        <w:rPr>
          <w:rFonts w:hint="eastAsia"/>
        </w:rPr>
        <w:t>如下</w:t>
      </w:r>
      <w:r w:rsidR="005D55D1">
        <w:rPr>
          <w:rFonts w:hint="eastAsia"/>
        </w:rPr>
        <w:t>选择</w:t>
      </w:r>
      <w:r>
        <w:rPr>
          <w:rFonts w:hint="eastAsia"/>
        </w:rPr>
        <w:t>：</w:t>
      </w:r>
    </w:p>
    <w:p w:rsidR="008613E6" w:rsidRDefault="008613E6" w:rsidP="008613E6">
      <w:r>
        <w:rPr>
          <w:noProof/>
        </w:rPr>
        <w:drawing>
          <wp:inline distT="0" distB="0" distL="0" distR="0">
            <wp:extent cx="5172075" cy="904875"/>
            <wp:effectExtent l="19050" t="0" r="9525" b="0"/>
            <wp:docPr id="10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3E6" w:rsidRDefault="008613E6" w:rsidP="00286335"/>
    <w:p w:rsidR="008613E6" w:rsidRDefault="008613E6" w:rsidP="00286335">
      <w:r>
        <w:rPr>
          <w:rFonts w:hint="eastAsia"/>
        </w:rPr>
        <w:t>Direct S</w:t>
      </w:r>
      <w:r>
        <w:t>u</w:t>
      </w:r>
      <w:r>
        <w:rPr>
          <w:rFonts w:hint="eastAsia"/>
        </w:rPr>
        <w:t>mmation</w:t>
      </w:r>
      <w:r>
        <w:rPr>
          <w:rFonts w:hint="eastAsia"/>
        </w:rPr>
        <w:t>：直接加</w:t>
      </w:r>
      <w:proofErr w:type="gramStart"/>
      <w:r>
        <w:rPr>
          <w:rFonts w:hint="eastAsia"/>
        </w:rPr>
        <w:t>和</w:t>
      </w:r>
      <w:proofErr w:type="gramEnd"/>
    </w:p>
    <w:p w:rsidR="008613E6" w:rsidRDefault="008613E6" w:rsidP="00286335">
      <w:r>
        <w:rPr>
          <w:rFonts w:hint="eastAsia"/>
        </w:rPr>
        <w:t>100-30-30</w:t>
      </w:r>
      <w:r>
        <w:rPr>
          <w:rFonts w:hint="eastAsia"/>
        </w:rPr>
        <w:t>：最大的</w:t>
      </w:r>
      <w:r>
        <w:rPr>
          <w:rFonts w:hint="eastAsia"/>
        </w:rPr>
        <w:t>+</w:t>
      </w:r>
      <w:r>
        <w:rPr>
          <w:rFonts w:hint="eastAsia"/>
        </w:rPr>
        <w:t>其余的</w:t>
      </w:r>
      <w:r>
        <w:rPr>
          <w:rFonts w:hint="eastAsia"/>
        </w:rPr>
        <w:t>30%</w:t>
      </w:r>
    </w:p>
    <w:p w:rsidR="008613E6" w:rsidRDefault="008613E6" w:rsidP="00286335">
      <w:r>
        <w:rPr>
          <w:rFonts w:hint="eastAsia"/>
        </w:rPr>
        <w:t>First 2 Max</w:t>
      </w:r>
      <w:r>
        <w:rPr>
          <w:rFonts w:hint="eastAsia"/>
        </w:rPr>
        <w:t>：最大的两个加</w:t>
      </w:r>
      <w:proofErr w:type="gramStart"/>
      <w:r>
        <w:rPr>
          <w:rFonts w:hint="eastAsia"/>
        </w:rPr>
        <w:t>和</w:t>
      </w:r>
      <w:proofErr w:type="gramEnd"/>
    </w:p>
    <w:p w:rsidR="008613E6" w:rsidRDefault="008613E6" w:rsidP="00286335">
      <w:r>
        <w:rPr>
          <w:rFonts w:hint="eastAsia"/>
        </w:rPr>
        <w:t>100-50-50</w:t>
      </w:r>
      <w:r>
        <w:rPr>
          <w:rFonts w:hint="eastAsia"/>
        </w:rPr>
        <w:t>：最大的</w:t>
      </w:r>
      <w:r>
        <w:rPr>
          <w:rFonts w:hint="eastAsia"/>
        </w:rPr>
        <w:t>+</w:t>
      </w:r>
      <w:r>
        <w:rPr>
          <w:rFonts w:hint="eastAsia"/>
        </w:rPr>
        <w:t>其余的</w:t>
      </w:r>
      <w:r>
        <w:rPr>
          <w:rFonts w:hint="eastAsia"/>
        </w:rPr>
        <w:t>50%</w:t>
      </w:r>
    </w:p>
    <w:p w:rsidR="005D55D1" w:rsidRPr="008613E6" w:rsidRDefault="005D55D1" w:rsidP="00286335"/>
    <w:p w:rsidR="005D55D1" w:rsidRDefault="005D55D1" w:rsidP="00C93118">
      <w:pPr>
        <w:pStyle w:val="a6"/>
        <w:numPr>
          <w:ilvl w:val="0"/>
          <w:numId w:val="65"/>
        </w:numPr>
        <w:ind w:firstLineChars="0"/>
      </w:pPr>
      <w:r>
        <w:rPr>
          <w:rFonts w:hint="eastAsia"/>
        </w:rPr>
        <w:t>汇总表格：</w:t>
      </w:r>
    </w:p>
    <w:p w:rsidR="005D55D1" w:rsidRDefault="005D55D1" w:rsidP="00286335">
      <w:r>
        <w:rPr>
          <w:rFonts w:hint="eastAsia"/>
        </w:rPr>
        <w:t>通过</w:t>
      </w:r>
      <w:r>
        <w:rPr>
          <w:rFonts w:hint="eastAsia"/>
        </w:rPr>
        <w:t>Tab</w:t>
      </w:r>
      <w:r>
        <w:rPr>
          <w:rFonts w:hint="eastAsia"/>
        </w:rPr>
        <w:t>分别显示不同火炬（如</w:t>
      </w:r>
      <w:r>
        <w:rPr>
          <w:rFonts w:hint="eastAsia"/>
        </w:rPr>
        <w:t>HP</w:t>
      </w:r>
      <w:r>
        <w:rPr>
          <w:rFonts w:hint="eastAsia"/>
        </w:rPr>
        <w:t>、</w:t>
      </w:r>
      <w:r>
        <w:rPr>
          <w:rFonts w:hint="eastAsia"/>
        </w:rPr>
        <w:t>LP</w:t>
      </w:r>
      <w:r>
        <w:rPr>
          <w:rFonts w:hint="eastAsia"/>
        </w:rPr>
        <w:t>、</w:t>
      </w:r>
      <w:r>
        <w:rPr>
          <w:rFonts w:hint="eastAsia"/>
        </w:rPr>
        <w:t>SourGasFlare</w:t>
      </w:r>
      <w:r>
        <w:rPr>
          <w:rFonts w:hint="eastAsia"/>
        </w:rPr>
        <w:t>等）的汇总数据。</w:t>
      </w:r>
    </w:p>
    <w:p w:rsidR="00774DFD" w:rsidRDefault="005D55D1" w:rsidP="00286335">
      <w:r>
        <w:rPr>
          <w:rFonts w:hint="eastAsia"/>
        </w:rPr>
        <w:t>每个火炬中包括全厂停电、全厂停水、全厂停仪表风、各装置最大工况。</w:t>
      </w:r>
    </w:p>
    <w:p w:rsidR="005D55D1" w:rsidRDefault="00F1142E" w:rsidP="00286335">
      <w:r>
        <w:rPr>
          <w:rFonts w:hint="eastAsia"/>
        </w:rPr>
        <w:t>表格</w:t>
      </w:r>
      <w:r w:rsidR="005D55D1">
        <w:rPr>
          <w:rFonts w:hint="eastAsia"/>
        </w:rPr>
        <w:t>数据中：</w:t>
      </w:r>
    </w:p>
    <w:p w:rsidR="005D55D1" w:rsidRDefault="005D55D1" w:rsidP="00C93118">
      <w:pPr>
        <w:pStyle w:val="a6"/>
        <w:numPr>
          <w:ilvl w:val="1"/>
          <w:numId w:val="66"/>
        </w:numPr>
        <w:ind w:firstLineChars="0"/>
      </w:pPr>
      <w:r>
        <w:rPr>
          <w:rFonts w:hint="eastAsia"/>
        </w:rPr>
        <w:t>Mass Rate</w:t>
      </w:r>
      <w:r w:rsidR="00F1142E">
        <w:rPr>
          <w:rFonts w:hint="eastAsia"/>
        </w:rPr>
        <w:t>/MW/T</w:t>
      </w:r>
      <w:r>
        <w:rPr>
          <w:rFonts w:hint="eastAsia"/>
        </w:rPr>
        <w:t>：从数据库中读取；</w:t>
      </w:r>
    </w:p>
    <w:p w:rsidR="005D55D1" w:rsidRDefault="005D55D1" w:rsidP="00C93118">
      <w:pPr>
        <w:pStyle w:val="a6"/>
        <w:numPr>
          <w:ilvl w:val="1"/>
          <w:numId w:val="66"/>
        </w:numPr>
        <w:ind w:firstLineChars="0"/>
      </w:pPr>
      <w:r>
        <w:rPr>
          <w:rFonts w:hint="eastAsia"/>
        </w:rPr>
        <w:t>Volume Rate</w:t>
      </w:r>
      <w:r>
        <w:rPr>
          <w:rFonts w:hint="eastAsia"/>
        </w:rPr>
        <w:t>：将气体当成理想气体处理：</w:t>
      </w:r>
    </w:p>
    <w:p w:rsidR="005D55D1" w:rsidRDefault="005D55D1" w:rsidP="00286335">
      <m:oMathPara>
        <m:oMath>
          <m:r>
            <m:rPr>
              <m:sty m:val="p"/>
            </m:rPr>
            <w:rPr>
              <w:rFonts w:ascii="Cambria Math" w:hAnsi="Cambria Math"/>
            </w:rPr>
            <m:t>V=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W[relief]*R*(T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relief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+273.15)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P[back]*MW[relief]</m:t>
              </m:r>
            </m:den>
          </m:f>
        </m:oMath>
      </m:oMathPara>
    </w:p>
    <w:p w:rsidR="005D55D1" w:rsidRDefault="005D55D1" w:rsidP="009144DA">
      <w:pPr>
        <w:ind w:leftChars="300" w:left="660"/>
      </w:pPr>
      <w:r>
        <w:rPr>
          <w:rFonts w:hint="eastAsia"/>
        </w:rPr>
        <w:t>V: m3/hr</w:t>
      </w:r>
    </w:p>
    <w:p w:rsidR="005D55D1" w:rsidRDefault="005D55D1" w:rsidP="009144DA">
      <w:pPr>
        <w:ind w:leftChars="300" w:left="660"/>
      </w:pPr>
      <w:r>
        <w:rPr>
          <w:rFonts w:hint="eastAsia"/>
        </w:rPr>
        <w:t>W</w:t>
      </w:r>
      <w:r w:rsidR="00165985">
        <w:rPr>
          <w:rFonts w:hint="eastAsia"/>
        </w:rPr>
        <w:t>[relief]</w:t>
      </w:r>
      <w:proofErr w:type="gramStart"/>
      <w:r>
        <w:rPr>
          <w:rFonts w:hint="eastAsia"/>
        </w:rPr>
        <w:t>:kg</w:t>
      </w:r>
      <w:proofErr w:type="gramEnd"/>
      <w:r>
        <w:rPr>
          <w:rFonts w:hint="eastAsia"/>
        </w:rPr>
        <w:t>/hr</w:t>
      </w:r>
    </w:p>
    <w:p w:rsidR="005D55D1" w:rsidRDefault="005D55D1" w:rsidP="009144DA">
      <w:pPr>
        <w:ind w:leftChars="300" w:left="660"/>
      </w:pPr>
      <w:r>
        <w:rPr>
          <w:rFonts w:hint="eastAsia"/>
        </w:rPr>
        <w:t>R: 8.314</w:t>
      </w:r>
    </w:p>
    <w:p w:rsidR="005D55D1" w:rsidRDefault="005D55D1" w:rsidP="009144DA">
      <w:pPr>
        <w:ind w:leftChars="300" w:left="660"/>
      </w:pPr>
      <w:r>
        <w:rPr>
          <w:rFonts w:hint="eastAsia"/>
        </w:rPr>
        <w:t>T</w:t>
      </w:r>
      <w:r w:rsidR="00165985">
        <w:rPr>
          <w:rFonts w:hint="eastAsia"/>
        </w:rPr>
        <w:t>[relief]</w:t>
      </w:r>
      <w:r>
        <w:rPr>
          <w:rFonts w:hint="eastAsia"/>
        </w:rPr>
        <w:t xml:space="preserve">: </w:t>
      </w:r>
      <w:r w:rsidR="00165985">
        <w:rPr>
          <w:rFonts w:hint="eastAsia"/>
        </w:rPr>
        <w:t>C</w:t>
      </w:r>
    </w:p>
    <w:p w:rsidR="005D55D1" w:rsidRDefault="00165985" w:rsidP="009144DA">
      <w:pPr>
        <w:ind w:leftChars="300" w:left="660"/>
      </w:pPr>
      <w:r>
        <w:rPr>
          <w:rFonts w:hint="eastAsia"/>
        </w:rPr>
        <w:t xml:space="preserve">P[back]: </w:t>
      </w:r>
      <w:r>
        <w:rPr>
          <w:rFonts w:hint="eastAsia"/>
        </w:rPr>
        <w:t>设计背压，</w:t>
      </w:r>
      <w:r w:rsidR="005D55D1">
        <w:rPr>
          <w:rFonts w:hint="eastAsia"/>
        </w:rPr>
        <w:t>kPa</w:t>
      </w:r>
    </w:p>
    <w:p w:rsidR="006065BD" w:rsidRDefault="006065BD" w:rsidP="009144DA">
      <w:pPr>
        <w:ind w:leftChars="300" w:left="660"/>
      </w:pPr>
    </w:p>
    <w:p w:rsidR="006065BD" w:rsidRPr="0087687D" w:rsidRDefault="006065BD" w:rsidP="00C93118">
      <w:pPr>
        <w:pStyle w:val="a6"/>
        <w:numPr>
          <w:ilvl w:val="1"/>
          <w:numId w:val="66"/>
        </w:numPr>
        <w:ind w:firstLineChars="0"/>
        <w:rPr>
          <w:b/>
        </w:rPr>
      </w:pPr>
      <w:r w:rsidRPr="0087687D">
        <w:rPr>
          <w:rFonts w:hint="eastAsia"/>
          <w:b/>
        </w:rPr>
        <w:t>MW</w:t>
      </w:r>
      <w:r w:rsidRPr="0087687D">
        <w:rPr>
          <w:rFonts w:hint="eastAsia"/>
          <w:b/>
        </w:rPr>
        <w:t>的加和方法：</w:t>
      </w:r>
    </w:p>
    <w:p w:rsidR="006065BD" w:rsidRDefault="008541FF" w:rsidP="006065BD">
      <m:oMathPara>
        <m:oMath>
          <m:r>
            <m:rPr>
              <m:sty m:val="p"/>
            </m:rPr>
            <w:rPr>
              <w:rFonts w:ascii="Cambria Math" w:hAnsi="Cambria Math"/>
            </w:rPr>
            <m:t>MW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mix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W(i)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W(i)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MW(i)</m:t>
                      </m:r>
                    </m:den>
                  </m:f>
                </m:e>
              </m:nary>
            </m:den>
          </m:f>
        </m:oMath>
      </m:oMathPara>
    </w:p>
    <w:p w:rsidR="00165985" w:rsidRDefault="008541FF" w:rsidP="00F1142E">
      <w:pPr>
        <w:ind w:left="1260" w:firstLine="420"/>
      </w:pPr>
      <w:r>
        <w:rPr>
          <w:rFonts w:hint="eastAsia"/>
        </w:rPr>
        <w:t>n</w:t>
      </w:r>
      <w:r>
        <w:rPr>
          <w:rFonts w:hint="eastAsia"/>
        </w:rPr>
        <w:t>为装置的数量。</w:t>
      </w:r>
    </w:p>
    <w:p w:rsidR="008541FF" w:rsidRDefault="008541FF" w:rsidP="00286335"/>
    <w:p w:rsidR="00F1142E" w:rsidRPr="0087687D" w:rsidRDefault="00F1142E" w:rsidP="00C93118">
      <w:pPr>
        <w:pStyle w:val="a6"/>
        <w:numPr>
          <w:ilvl w:val="1"/>
          <w:numId w:val="66"/>
        </w:numPr>
        <w:ind w:firstLineChars="0"/>
        <w:rPr>
          <w:b/>
        </w:rPr>
      </w:pPr>
      <w:r w:rsidRPr="0087687D">
        <w:rPr>
          <w:rFonts w:hint="eastAsia"/>
          <w:b/>
        </w:rPr>
        <w:t>T</w:t>
      </w:r>
      <w:r w:rsidRPr="0087687D">
        <w:rPr>
          <w:rFonts w:hint="eastAsia"/>
          <w:b/>
        </w:rPr>
        <w:t>的加和方法：</w:t>
      </w:r>
    </w:p>
    <w:p w:rsidR="00F1142E" w:rsidRDefault="00F1142E" w:rsidP="00286335"/>
    <w:p w:rsidR="00F1142E" w:rsidRDefault="00F1142E" w:rsidP="00F1142E"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mix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den>
                      </m:f>
                    </m:num>
                    <m:den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MW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den>
                              </m:f>
                            </m:e>
                          </m:d>
                        </m:e>
                      </m:nary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*T(i)</m:t>
              </m:r>
            </m:e>
          </m:nary>
        </m:oMath>
      </m:oMathPara>
    </w:p>
    <w:p w:rsidR="001A77AC" w:rsidRPr="0087687D" w:rsidRDefault="001A77AC" w:rsidP="00C93118">
      <w:pPr>
        <w:pStyle w:val="a6"/>
        <w:numPr>
          <w:ilvl w:val="1"/>
          <w:numId w:val="66"/>
        </w:numPr>
        <w:ind w:firstLineChars="0"/>
        <w:rPr>
          <w:b/>
        </w:rPr>
      </w:pPr>
      <w:r w:rsidRPr="0087687D">
        <w:rPr>
          <w:b/>
        </w:rPr>
        <w:t>K</w:t>
      </w:r>
      <w:r w:rsidRPr="0087687D">
        <w:rPr>
          <w:rFonts w:hint="eastAsia"/>
          <w:b/>
        </w:rPr>
        <w:t>(=Cp/Cv)</w:t>
      </w:r>
      <w:r w:rsidRPr="0087687D">
        <w:rPr>
          <w:rFonts w:hint="eastAsia"/>
          <w:b/>
        </w:rPr>
        <w:t>的加和方法：</w:t>
      </w:r>
    </w:p>
    <w:p w:rsidR="001A77AC" w:rsidRPr="001A77AC" w:rsidRDefault="001A77AC" w:rsidP="00F1142E">
      <m:oMathPara>
        <m:oMath>
          <m:r>
            <m:rPr>
              <m:sty m:val="p"/>
            </m:rPr>
            <w:rPr>
              <w:rFonts w:ascii="Cambria Math" w:hAnsi="Cambria Math"/>
            </w:rPr>
            <m:t>Cp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mix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den>
                      </m:f>
                    </m:num>
                    <m:den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MW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den>
                              </m:f>
                            </m:e>
                          </m:d>
                        </m:e>
                      </m:nary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den>
              </m:f>
            </m:e>
          </m:nary>
        </m:oMath>
      </m:oMathPara>
    </w:p>
    <w:p w:rsidR="001A77AC" w:rsidRDefault="001A77AC" w:rsidP="00F1142E">
      <m:oMathPara>
        <m:oMath>
          <m:r>
            <m:rPr>
              <m:sty m:val="p"/>
            </m:rPr>
            <w:rPr>
              <w:rFonts w:ascii="Cambria Math" w:hAnsi="Cambria Math"/>
            </w:rPr>
            <m:t>k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mix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Cp[mix]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Cp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-R</m:t>
              </m:r>
            </m:den>
          </m:f>
        </m:oMath>
      </m:oMathPara>
    </w:p>
    <w:p w:rsidR="001A77AC" w:rsidRDefault="001A77AC" w:rsidP="00F1142E">
      <w:proofErr w:type="gramStart"/>
      <w:r>
        <w:rPr>
          <w:rFonts w:hint="eastAsia"/>
        </w:rPr>
        <w:t>Cp[</w:t>
      </w:r>
      <w:proofErr w:type="gramEnd"/>
      <w:r>
        <w:rPr>
          <w:rFonts w:hint="eastAsia"/>
        </w:rPr>
        <w:t>mix]: J/mol-k</w:t>
      </w:r>
    </w:p>
    <w:p w:rsidR="001A77AC" w:rsidRPr="001A77AC" w:rsidRDefault="001A77AC" w:rsidP="00F1142E">
      <w:r>
        <w:rPr>
          <w:rFonts w:hint="eastAsia"/>
        </w:rPr>
        <w:t>R=8.314</w:t>
      </w:r>
    </w:p>
    <w:p w:rsidR="00F1142E" w:rsidRDefault="00F1142E" w:rsidP="00286335"/>
    <w:p w:rsidR="00E27F55" w:rsidRDefault="00E27F55" w:rsidP="00286335"/>
    <w:p w:rsidR="00E27F55" w:rsidRDefault="00E27F55" w:rsidP="00286335">
      <w:r>
        <w:rPr>
          <w:rFonts w:hint="eastAsia"/>
        </w:rPr>
        <w:t>根据用户选择的叠加方法对应的</w:t>
      </w:r>
      <w:r>
        <w:rPr>
          <w:rFonts w:hint="eastAsia"/>
        </w:rPr>
        <w:t>W[mix], MW[mix], k[mix], T[mix]</w:t>
      </w:r>
      <w:r>
        <w:rPr>
          <w:rFonts w:hint="eastAsia"/>
        </w:rPr>
        <w:t>，计算</w:t>
      </w:r>
      <w:r w:rsidRPr="00E27F55">
        <w:rPr>
          <w:rFonts w:hint="eastAsia"/>
          <w:b/>
          <w:i/>
        </w:rPr>
        <w:t>Pressure Drop Effect Factor</w:t>
      </w:r>
      <w:r>
        <w:rPr>
          <w:rFonts w:hint="eastAsia"/>
        </w:rPr>
        <w:t>和</w:t>
      </w:r>
      <w:r w:rsidRPr="00E27F55">
        <w:rPr>
          <w:rFonts w:hint="eastAsia"/>
          <w:b/>
          <w:i/>
        </w:rPr>
        <w:t>Mach Number Effect Factor</w:t>
      </w:r>
      <w:r>
        <w:rPr>
          <w:rFonts w:hint="eastAsia"/>
        </w:rPr>
        <w:t>。</w:t>
      </w:r>
    </w:p>
    <w:p w:rsidR="000E7072" w:rsidRDefault="000E7072" w:rsidP="00286335"/>
    <w:p w:rsidR="000E7072" w:rsidRDefault="000E7072" w:rsidP="00286335">
      <w:r w:rsidRPr="00E27F55">
        <w:rPr>
          <w:rFonts w:hint="eastAsia"/>
          <w:b/>
          <w:i/>
        </w:rPr>
        <w:t>Pressure Drop Effect Factor</w:t>
      </w:r>
      <w:r>
        <w:rPr>
          <w:rFonts w:hint="eastAsia"/>
        </w:rPr>
        <w:t>和</w:t>
      </w:r>
      <w:r w:rsidRPr="00E27F55">
        <w:rPr>
          <w:rFonts w:hint="eastAsia"/>
          <w:b/>
          <w:i/>
        </w:rPr>
        <w:t>Mach Number Effect Factor</w:t>
      </w:r>
      <w:r>
        <w:rPr>
          <w:rFonts w:hint="eastAsia"/>
        </w:rPr>
        <w:t>最大者即为控制性工况。</w:t>
      </w:r>
    </w:p>
    <w:p w:rsidR="000E7072" w:rsidRPr="000E7072" w:rsidRDefault="000E7072" w:rsidP="00286335"/>
    <w:p w:rsidR="005D55D1" w:rsidRDefault="00E27F55" w:rsidP="00286335">
      <w:r>
        <w:rPr>
          <w:rFonts w:hint="eastAsia"/>
          <w:noProof/>
        </w:rPr>
        <w:lastRenderedPageBreak/>
        <w:drawing>
          <wp:inline distT="0" distB="0" distL="0" distR="0">
            <wp:extent cx="4743450" cy="4552950"/>
            <wp:effectExtent l="19050" t="0" r="0" b="0"/>
            <wp:docPr id="10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562" w:rsidRDefault="00774DFD" w:rsidP="00286335">
      <w:r>
        <w:rPr>
          <w:rFonts w:hint="eastAsia"/>
        </w:rPr>
        <w:t>整体设计图如下：</w:t>
      </w:r>
    </w:p>
    <w:p w:rsidR="00774DFD" w:rsidRDefault="00785E8C" w:rsidP="00286335">
      <w:r>
        <w:rPr>
          <w:rFonts w:hint="eastAsia"/>
          <w:noProof/>
        </w:rPr>
        <w:drawing>
          <wp:inline distT="0" distB="0" distL="0" distR="0">
            <wp:extent cx="5274310" cy="2466693"/>
            <wp:effectExtent l="19050" t="0" r="2540" b="0"/>
            <wp:docPr id="10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562" w:rsidRDefault="00484562" w:rsidP="00286335"/>
    <w:p w:rsidR="00A55387" w:rsidRDefault="00A55387" w:rsidP="00A55387">
      <w:pPr>
        <w:pStyle w:val="3"/>
        <w:spacing w:before="156" w:after="156"/>
      </w:pPr>
      <w:r>
        <w:rPr>
          <w:rFonts w:hint="eastAsia"/>
        </w:rPr>
        <w:t>框图</w:t>
      </w:r>
    </w:p>
    <w:p w:rsidR="00E27F55" w:rsidRDefault="00E27F55" w:rsidP="00286335"/>
    <w:p w:rsidR="00A55387" w:rsidRDefault="00A55387" w:rsidP="00286335">
      <w:r w:rsidRPr="00A55387">
        <w:rPr>
          <w:rFonts w:hint="eastAsia"/>
          <w:noProof/>
        </w:rPr>
        <w:lastRenderedPageBreak/>
        <w:drawing>
          <wp:inline distT="0" distB="0" distL="0" distR="0">
            <wp:extent cx="5274310" cy="3905840"/>
            <wp:effectExtent l="19050" t="0" r="2540" b="0"/>
            <wp:docPr id="10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E8C" w:rsidRPr="00257B64" w:rsidRDefault="00785E8C" w:rsidP="00286335"/>
    <w:p w:rsidR="008A586D" w:rsidRDefault="008A586D" w:rsidP="008A586D">
      <w:pPr>
        <w:pStyle w:val="20"/>
        <w:spacing w:before="156" w:after="156"/>
      </w:pPr>
      <w:r>
        <w:rPr>
          <w:rFonts w:hint="eastAsia"/>
        </w:rPr>
        <w:t>Source</w:t>
      </w:r>
      <w:r>
        <w:rPr>
          <w:rFonts w:hint="eastAsia"/>
        </w:rPr>
        <w:t>界面</w:t>
      </w:r>
      <w:bookmarkEnd w:id="137"/>
    </w:p>
    <w:p w:rsidR="004155B1" w:rsidRDefault="006228FB" w:rsidP="00E427ED">
      <w:pPr>
        <w:spacing w:after="156"/>
      </w:pPr>
      <w:r>
        <w:rPr>
          <w:rFonts w:hint="eastAsia"/>
        </w:rPr>
        <w:t>在原有界面基础上做如下更改：</w:t>
      </w:r>
    </w:p>
    <w:p w:rsidR="006228FB" w:rsidRDefault="006228FB" w:rsidP="006228FB">
      <w:pPr>
        <w:pStyle w:val="a6"/>
        <w:numPr>
          <w:ilvl w:val="0"/>
          <w:numId w:val="56"/>
        </w:numPr>
        <w:spacing w:after="156"/>
        <w:ind w:firstLineChars="0"/>
      </w:pPr>
      <w:r>
        <w:rPr>
          <w:rFonts w:hint="eastAsia"/>
        </w:rPr>
        <w:t>将</w:t>
      </w:r>
      <w:r w:rsidRPr="006228FB">
        <w:rPr>
          <w:rFonts w:hint="eastAsia"/>
          <w:b/>
          <w:i/>
        </w:rPr>
        <w:t>Source Type</w:t>
      </w:r>
      <w:r>
        <w:rPr>
          <w:rFonts w:hint="eastAsia"/>
        </w:rPr>
        <w:t>改为</w:t>
      </w:r>
      <w:r w:rsidRPr="006228FB">
        <w:rPr>
          <w:rFonts w:hint="eastAsia"/>
          <w:b/>
          <w:i/>
        </w:rPr>
        <w:t>F</w:t>
      </w:r>
      <w:r w:rsidRPr="006228FB">
        <w:rPr>
          <w:b/>
          <w:i/>
        </w:rPr>
        <w:t>l</w:t>
      </w:r>
      <w:r w:rsidRPr="006228FB">
        <w:rPr>
          <w:rFonts w:hint="eastAsia"/>
          <w:b/>
          <w:i/>
        </w:rPr>
        <w:t>ow Type</w:t>
      </w:r>
      <w:r>
        <w:rPr>
          <w:rFonts w:hint="eastAsia"/>
        </w:rPr>
        <w:t>，增加</w:t>
      </w:r>
      <w:r w:rsidRPr="006228FB">
        <w:rPr>
          <w:rFonts w:hint="eastAsia"/>
          <w:b/>
          <w:i/>
        </w:rPr>
        <w:t>Supply Header</w:t>
      </w:r>
      <w:r>
        <w:rPr>
          <w:rFonts w:hint="eastAsia"/>
        </w:rPr>
        <w:t>选项</w:t>
      </w:r>
    </w:p>
    <w:p w:rsidR="006228FB" w:rsidRDefault="00864B93" w:rsidP="006228FB">
      <w:pPr>
        <w:pStyle w:val="a6"/>
        <w:numPr>
          <w:ilvl w:val="0"/>
          <w:numId w:val="56"/>
        </w:numPr>
        <w:spacing w:after="156"/>
        <w:ind w:firstLineChars="0"/>
      </w:pPr>
      <w:r>
        <w:rPr>
          <w:rFonts w:hint="eastAsia"/>
        </w:rPr>
        <w:t>增加</w:t>
      </w:r>
      <w:r w:rsidRPr="00824ACC">
        <w:rPr>
          <w:rFonts w:hint="eastAsia"/>
          <w:b/>
          <w:i/>
        </w:rPr>
        <w:t>Heat Source</w:t>
      </w:r>
      <w:r>
        <w:rPr>
          <w:rFonts w:hint="eastAsia"/>
        </w:rPr>
        <w:t>的</w:t>
      </w:r>
      <w:r>
        <w:rPr>
          <w:rFonts w:hint="eastAsia"/>
        </w:rPr>
        <w:t>Check Box</w:t>
      </w:r>
      <w:r>
        <w:rPr>
          <w:rFonts w:hint="eastAsia"/>
        </w:rPr>
        <w:t>和按钮，弹出下面的界面用于设置进料中可能有的换热器。</w:t>
      </w:r>
    </w:p>
    <w:p w:rsidR="00311434" w:rsidRDefault="00311434" w:rsidP="006228FB">
      <w:pPr>
        <w:pStyle w:val="a6"/>
        <w:numPr>
          <w:ilvl w:val="0"/>
          <w:numId w:val="56"/>
        </w:numPr>
        <w:spacing w:after="156"/>
        <w:ind w:firstLineChars="0"/>
      </w:pPr>
      <w:r>
        <w:rPr>
          <w:rFonts w:hint="eastAsia"/>
        </w:rPr>
        <w:t>增加</w:t>
      </w:r>
      <w:r>
        <w:rPr>
          <w:rFonts w:hint="eastAsia"/>
        </w:rPr>
        <w:t>Steam</w:t>
      </w:r>
      <w:r>
        <w:rPr>
          <w:rFonts w:hint="eastAsia"/>
        </w:rPr>
        <w:t>的</w:t>
      </w:r>
      <w:r>
        <w:rPr>
          <w:rFonts w:hint="eastAsia"/>
        </w:rPr>
        <w:t>Check box</w:t>
      </w:r>
      <w:r>
        <w:rPr>
          <w:rFonts w:hint="eastAsia"/>
        </w:rPr>
        <w:t>，用于确定该</w:t>
      </w:r>
      <w:r>
        <w:rPr>
          <w:rFonts w:hint="eastAsia"/>
        </w:rPr>
        <w:t>Source</w:t>
      </w:r>
      <w:r>
        <w:rPr>
          <w:rFonts w:hint="eastAsia"/>
        </w:rPr>
        <w:t>是否是蒸汽，程序可通过组成和</w:t>
      </w:r>
      <w:r>
        <w:rPr>
          <w:rFonts w:hint="eastAsia"/>
        </w:rPr>
        <w:t>VaporFraction=1</w:t>
      </w:r>
      <w:r>
        <w:rPr>
          <w:rFonts w:hint="eastAsia"/>
        </w:rPr>
        <w:t>来自动判断，允许用户修改。</w:t>
      </w:r>
      <w:r w:rsidR="00BA408F">
        <w:rPr>
          <w:rFonts w:hint="eastAsia"/>
        </w:rPr>
        <w:t>如果</w:t>
      </w:r>
      <w:r w:rsidR="00BA408F">
        <w:rPr>
          <w:rFonts w:hint="eastAsia"/>
        </w:rPr>
        <w:t>Check</w:t>
      </w:r>
      <w:r w:rsidR="00BA408F">
        <w:rPr>
          <w:rFonts w:hint="eastAsia"/>
        </w:rPr>
        <w:t>了，则</w:t>
      </w:r>
      <w:r w:rsidR="00BA408F" w:rsidRPr="00A475FC">
        <w:rPr>
          <w:rFonts w:hint="eastAsia"/>
          <w:b/>
          <w:i/>
        </w:rPr>
        <w:t>Heat Source</w:t>
      </w:r>
      <w:r w:rsidR="00BA408F">
        <w:rPr>
          <w:rFonts w:hint="eastAsia"/>
        </w:rPr>
        <w:t>按钮不可编辑</w:t>
      </w:r>
      <w:r w:rsidR="00561011">
        <w:rPr>
          <w:rFonts w:hint="eastAsia"/>
        </w:rPr>
        <w:t>，将</w:t>
      </w:r>
      <w:r w:rsidR="00561011" w:rsidRPr="00561011">
        <w:rPr>
          <w:rFonts w:hint="eastAsia"/>
          <w:b/>
          <w:i/>
        </w:rPr>
        <w:t>Flow Type</w:t>
      </w:r>
      <w:r w:rsidR="00561011">
        <w:rPr>
          <w:rFonts w:hint="eastAsia"/>
        </w:rPr>
        <w:t>自动改为</w:t>
      </w:r>
      <w:r w:rsidR="00561011" w:rsidRPr="00561011">
        <w:rPr>
          <w:rFonts w:hint="eastAsia"/>
          <w:b/>
          <w:i/>
        </w:rPr>
        <w:t>Supply Header</w:t>
      </w:r>
      <w:r w:rsidR="00561011">
        <w:rPr>
          <w:rFonts w:hint="eastAsia"/>
        </w:rPr>
        <w:t>.</w:t>
      </w:r>
    </w:p>
    <w:p w:rsidR="00824ACC" w:rsidRDefault="00824ACC" w:rsidP="00824ACC">
      <w:pPr>
        <w:spacing w:after="156"/>
      </w:pPr>
      <w:r w:rsidRPr="00824ACC">
        <w:rPr>
          <w:rFonts w:hint="eastAsia"/>
          <w:b/>
          <w:i/>
        </w:rPr>
        <w:t>Heat Source</w:t>
      </w:r>
      <w:r>
        <w:rPr>
          <w:rFonts w:hint="eastAsia"/>
        </w:rPr>
        <w:t>界面上选择全部的换热器（从上一个容器开始、并影响被保护设备泄放的换热器），换热器类型</w:t>
      </w:r>
      <w:r>
        <w:rPr>
          <w:rFonts w:hint="eastAsia"/>
        </w:rPr>
        <w:t>Type</w:t>
      </w:r>
      <w:r>
        <w:rPr>
          <w:rFonts w:hint="eastAsia"/>
        </w:rPr>
        <w:t>包括：</w:t>
      </w:r>
      <w:r w:rsidRPr="00A81EF7">
        <w:rPr>
          <w:rFonts w:hint="eastAsia"/>
          <w:b/>
          <w:i/>
        </w:rPr>
        <w:t>Fired Heater, HX, Feed/Bottom HX</w:t>
      </w:r>
      <w:r w:rsidR="005B3276">
        <w:rPr>
          <w:rFonts w:hint="eastAsia"/>
        </w:rPr>
        <w:t>，用户下拉菜单选择。</w:t>
      </w:r>
    </w:p>
    <w:p w:rsidR="005B3276" w:rsidRPr="005B3276" w:rsidRDefault="005B3276" w:rsidP="00824ACC">
      <w:pPr>
        <w:spacing w:after="156"/>
      </w:pPr>
      <w:r w:rsidRPr="00500335">
        <w:rPr>
          <w:rFonts w:hint="eastAsia"/>
          <w:b/>
          <w:i/>
        </w:rPr>
        <w:t>Name</w:t>
      </w:r>
      <w:r>
        <w:rPr>
          <w:rFonts w:hint="eastAsia"/>
        </w:rPr>
        <w:t>通过</w:t>
      </w:r>
      <w:r>
        <w:rPr>
          <w:rFonts w:hint="eastAsia"/>
        </w:rPr>
        <w:t>PROII</w:t>
      </w:r>
      <w:r>
        <w:rPr>
          <w:rFonts w:hint="eastAsia"/>
        </w:rPr>
        <w:t>模型选择并自动填入</w:t>
      </w:r>
      <w:r w:rsidRPr="00500335">
        <w:rPr>
          <w:rFonts w:hint="eastAsia"/>
          <w:b/>
          <w:i/>
        </w:rPr>
        <w:t>Normal Duty</w:t>
      </w:r>
      <w:r>
        <w:rPr>
          <w:rFonts w:hint="eastAsia"/>
        </w:rPr>
        <w:t>数据，也允许用户输入</w:t>
      </w:r>
      <w:r w:rsidRPr="00500335">
        <w:rPr>
          <w:rFonts w:hint="eastAsia"/>
          <w:b/>
          <w:i/>
        </w:rPr>
        <w:t>Name</w:t>
      </w:r>
      <w:r>
        <w:rPr>
          <w:rFonts w:hint="eastAsia"/>
        </w:rPr>
        <w:t>和</w:t>
      </w:r>
      <w:r w:rsidRPr="00500335">
        <w:rPr>
          <w:rFonts w:hint="eastAsia"/>
          <w:b/>
          <w:i/>
        </w:rPr>
        <w:t>Normal Duty</w:t>
      </w:r>
      <w:r>
        <w:rPr>
          <w:rFonts w:hint="eastAsia"/>
        </w:rPr>
        <w:t>。</w:t>
      </w:r>
    </w:p>
    <w:p w:rsidR="006228FB" w:rsidRDefault="006228FB" w:rsidP="00E427ED">
      <w:pPr>
        <w:spacing w:after="156"/>
      </w:pPr>
      <w:r>
        <w:rPr>
          <w:noProof/>
        </w:rPr>
        <w:lastRenderedPageBreak/>
        <w:drawing>
          <wp:inline distT="0" distB="0" distL="0" distR="0">
            <wp:extent cx="3927236" cy="2536166"/>
            <wp:effectExtent l="19050" t="0" r="0" b="0"/>
            <wp:docPr id="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577" cy="2537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B93" w:rsidRDefault="00864B93" w:rsidP="00E427ED">
      <w:pPr>
        <w:spacing w:after="156"/>
      </w:pPr>
      <w:r>
        <w:rPr>
          <w:noProof/>
        </w:rPr>
        <w:drawing>
          <wp:inline distT="0" distB="0" distL="0" distR="0">
            <wp:extent cx="3269615" cy="1337310"/>
            <wp:effectExtent l="19050" t="0" r="6985" b="0"/>
            <wp:docPr id="6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C0E" w:rsidRDefault="00727C0E" w:rsidP="00E427ED">
      <w:pPr>
        <w:spacing w:after="156"/>
      </w:pPr>
    </w:p>
    <w:p w:rsidR="00727C0E" w:rsidRDefault="00727C0E" w:rsidP="00727C0E">
      <w:pPr>
        <w:pStyle w:val="20"/>
        <w:spacing w:before="156" w:after="156"/>
      </w:pPr>
      <w:bookmarkStart w:id="138" w:name="_Toc382316100"/>
      <w:r>
        <w:rPr>
          <w:rFonts w:hint="eastAsia"/>
        </w:rPr>
        <w:t>Scenario</w:t>
      </w:r>
      <w:r>
        <w:rPr>
          <w:rFonts w:hint="eastAsia"/>
        </w:rPr>
        <w:t>界面</w:t>
      </w:r>
      <w:bookmarkEnd w:id="138"/>
    </w:p>
    <w:p w:rsidR="00727C0E" w:rsidRDefault="00DC129D" w:rsidP="00E427ED">
      <w:pPr>
        <w:spacing w:after="156"/>
      </w:pPr>
      <w:r>
        <w:rPr>
          <w:rFonts w:hint="eastAsia"/>
        </w:rPr>
        <w:t>将原设计的</w:t>
      </w:r>
      <w:r w:rsidRPr="00DC129D">
        <w:rPr>
          <w:rFonts w:hint="eastAsia"/>
          <w:b/>
          <w:i/>
        </w:rPr>
        <w:t>Select Case List</w:t>
      </w:r>
      <w:r>
        <w:rPr>
          <w:rFonts w:hint="eastAsia"/>
        </w:rPr>
        <w:t>界面和</w:t>
      </w:r>
      <w:r w:rsidRPr="00DC129D">
        <w:rPr>
          <w:rFonts w:hint="eastAsia"/>
          <w:b/>
          <w:i/>
        </w:rPr>
        <w:t>Case Study</w:t>
      </w:r>
      <w:r>
        <w:rPr>
          <w:rFonts w:hint="eastAsia"/>
        </w:rPr>
        <w:t>的界面合并，改为如下界面：</w:t>
      </w:r>
    </w:p>
    <w:p w:rsidR="0045334C" w:rsidRPr="0045334C" w:rsidRDefault="0045334C" w:rsidP="00756D80">
      <w:pPr>
        <w:pStyle w:val="a6"/>
        <w:numPr>
          <w:ilvl w:val="0"/>
          <w:numId w:val="57"/>
        </w:numPr>
        <w:spacing w:after="156"/>
        <w:ind w:firstLineChars="0"/>
        <w:rPr>
          <w:b/>
          <w:i/>
        </w:rPr>
      </w:pPr>
      <w:r>
        <w:rPr>
          <w:rFonts w:hint="eastAsia"/>
        </w:rPr>
        <w:t>最上面是</w:t>
      </w:r>
      <w:r w:rsidRPr="0045334C">
        <w:rPr>
          <w:rFonts w:hint="eastAsia"/>
          <w:b/>
          <w:i/>
        </w:rPr>
        <w:t>PSV Setting</w:t>
      </w:r>
      <w:r>
        <w:rPr>
          <w:rFonts w:hint="eastAsia"/>
          <w:b/>
          <w:i/>
        </w:rPr>
        <w:t>，</w:t>
      </w:r>
      <w:r>
        <w:rPr>
          <w:rFonts w:hint="eastAsia"/>
        </w:rPr>
        <w:t>将原来单独按钮设置的安全阀输入界面迁移到</w:t>
      </w:r>
      <w:r>
        <w:rPr>
          <w:rFonts w:hint="eastAsia"/>
        </w:rPr>
        <w:t>Scenario</w:t>
      </w:r>
      <w:r>
        <w:rPr>
          <w:rFonts w:hint="eastAsia"/>
        </w:rPr>
        <w:t>里面，该按钮</w:t>
      </w:r>
      <w:r w:rsidRPr="0045334C">
        <w:rPr>
          <w:rFonts w:hint="eastAsia"/>
          <w:u w:val="single"/>
        </w:rPr>
        <w:t>未设置或未完成时</w:t>
      </w:r>
      <w:r>
        <w:rPr>
          <w:rFonts w:hint="eastAsia"/>
        </w:rPr>
        <w:t>显示红色，此时，下面的</w:t>
      </w:r>
      <w:r>
        <w:rPr>
          <w:rFonts w:hint="eastAsia"/>
        </w:rPr>
        <w:t>Scenario</w:t>
      </w:r>
      <w:r>
        <w:rPr>
          <w:rFonts w:hint="eastAsia"/>
        </w:rPr>
        <w:t>表格全部未灰色不可编辑，直到完成设置，按钮变为蓝色。</w:t>
      </w:r>
    </w:p>
    <w:p w:rsidR="00756D80" w:rsidRDefault="00AF50F2" w:rsidP="00756D80">
      <w:pPr>
        <w:pStyle w:val="a6"/>
        <w:numPr>
          <w:ilvl w:val="0"/>
          <w:numId w:val="57"/>
        </w:numPr>
        <w:spacing w:after="156"/>
        <w:ind w:firstLineChars="0"/>
      </w:pPr>
      <w:r>
        <w:rPr>
          <w:rFonts w:hint="eastAsia"/>
        </w:rPr>
        <w:t>用列表列出下图内容</w:t>
      </w:r>
      <w:r w:rsidR="00E61010">
        <w:rPr>
          <w:rFonts w:hint="eastAsia"/>
        </w:rPr>
        <w:t>，总共列出</w:t>
      </w:r>
      <w:r w:rsidR="00E61010">
        <w:rPr>
          <w:rFonts w:hint="eastAsia"/>
        </w:rPr>
        <w:t>1</w:t>
      </w:r>
      <w:r w:rsidR="00980E86">
        <w:rPr>
          <w:rFonts w:hint="eastAsia"/>
        </w:rPr>
        <w:t>0</w:t>
      </w:r>
      <w:r w:rsidR="00E61010">
        <w:rPr>
          <w:rFonts w:hint="eastAsia"/>
        </w:rPr>
        <w:t>行</w:t>
      </w:r>
      <w:r w:rsidR="00980E86">
        <w:rPr>
          <w:rFonts w:hint="eastAsia"/>
        </w:rPr>
        <w:t>，多余部分通过滚动条操作</w:t>
      </w:r>
      <w:r w:rsidR="00E61010">
        <w:rPr>
          <w:rFonts w:hint="eastAsia"/>
        </w:rPr>
        <w:t>。</w:t>
      </w:r>
    </w:p>
    <w:p w:rsidR="00AF50F2" w:rsidRDefault="00AF50F2" w:rsidP="00756D80">
      <w:pPr>
        <w:pStyle w:val="a6"/>
        <w:numPr>
          <w:ilvl w:val="0"/>
          <w:numId w:val="57"/>
        </w:numPr>
        <w:spacing w:after="156"/>
        <w:ind w:firstLineChars="0"/>
      </w:pPr>
      <w:r w:rsidRPr="00AF50F2">
        <w:rPr>
          <w:rFonts w:hint="eastAsia"/>
          <w:b/>
          <w:i/>
        </w:rPr>
        <w:t>Scenario</w:t>
      </w:r>
      <w:r>
        <w:rPr>
          <w:rFonts w:hint="eastAsia"/>
        </w:rPr>
        <w:t>一列根据当前的</w:t>
      </w:r>
      <w:r>
        <w:rPr>
          <w:rFonts w:hint="eastAsia"/>
        </w:rPr>
        <w:t>Protected System</w:t>
      </w:r>
      <w:r>
        <w:rPr>
          <w:rFonts w:hint="eastAsia"/>
        </w:rPr>
        <w:t>类型，在每个单元格中全部适用工况供用户选择，第二列中的</w:t>
      </w:r>
      <w:r w:rsidRPr="00AF50F2">
        <w:rPr>
          <w:rFonts w:hint="eastAsia"/>
          <w:b/>
          <w:i/>
        </w:rPr>
        <w:t>Calculation</w:t>
      </w:r>
      <w:r>
        <w:rPr>
          <w:rFonts w:hint="eastAsia"/>
        </w:rPr>
        <w:t>按钮用于弹出单独的界面，用于计算相应工况的泄放量，计算完成后数据列入后面的</w:t>
      </w:r>
      <w:r w:rsidRPr="00AF50F2">
        <w:rPr>
          <w:rFonts w:hint="eastAsia"/>
          <w:b/>
          <w:i/>
        </w:rPr>
        <w:t>relief</w:t>
      </w:r>
      <w:r>
        <w:rPr>
          <w:rFonts w:hint="eastAsia"/>
        </w:rPr>
        <w:t xml:space="preserve"> </w:t>
      </w:r>
      <w:r w:rsidRPr="00AF50F2">
        <w:rPr>
          <w:rFonts w:hint="eastAsia"/>
          <w:b/>
          <w:i/>
        </w:rPr>
        <w:t>load</w:t>
      </w:r>
      <w:r>
        <w:rPr>
          <w:rFonts w:hint="eastAsia"/>
        </w:rPr>
        <w:t xml:space="preserve">, </w:t>
      </w:r>
      <w:r w:rsidRPr="00AF50F2">
        <w:rPr>
          <w:rFonts w:hint="eastAsia"/>
          <w:b/>
          <w:i/>
        </w:rPr>
        <w:t>relief</w:t>
      </w:r>
      <w:r>
        <w:rPr>
          <w:rFonts w:hint="eastAsia"/>
        </w:rPr>
        <w:t xml:space="preserve"> </w:t>
      </w:r>
      <w:r w:rsidRPr="00AF50F2">
        <w:rPr>
          <w:rFonts w:hint="eastAsia"/>
          <w:b/>
          <w:i/>
        </w:rPr>
        <w:t>temperature</w:t>
      </w:r>
      <w:r>
        <w:rPr>
          <w:rFonts w:hint="eastAsia"/>
        </w:rPr>
        <w:t>和</w:t>
      </w:r>
      <w:r w:rsidRPr="00AF50F2">
        <w:rPr>
          <w:rFonts w:hint="eastAsia"/>
          <w:b/>
          <w:i/>
        </w:rPr>
        <w:t>Relief</w:t>
      </w:r>
      <w:r>
        <w:rPr>
          <w:rFonts w:hint="eastAsia"/>
        </w:rPr>
        <w:t xml:space="preserve"> </w:t>
      </w:r>
      <w:r w:rsidRPr="00AF50F2">
        <w:rPr>
          <w:rFonts w:hint="eastAsia"/>
          <w:b/>
          <w:i/>
        </w:rPr>
        <w:t>MW</w:t>
      </w:r>
      <w:r>
        <w:rPr>
          <w:rFonts w:hint="eastAsia"/>
        </w:rPr>
        <w:t>中。</w:t>
      </w:r>
    </w:p>
    <w:p w:rsidR="005D639C" w:rsidRDefault="004F5E02" w:rsidP="00756D80">
      <w:pPr>
        <w:pStyle w:val="a6"/>
        <w:numPr>
          <w:ilvl w:val="0"/>
          <w:numId w:val="57"/>
        </w:numPr>
        <w:spacing w:after="156"/>
        <w:ind w:firstLineChars="0"/>
      </w:pPr>
      <w:r w:rsidRPr="004F5E02">
        <w:rPr>
          <w:rFonts w:hint="eastAsia"/>
          <w:b/>
          <w:i/>
        </w:rPr>
        <w:t>Scenario</w:t>
      </w:r>
      <w:r>
        <w:rPr>
          <w:rFonts w:hint="eastAsia"/>
        </w:rPr>
        <w:t>下拉</w:t>
      </w:r>
      <w:proofErr w:type="gramStart"/>
      <w:r>
        <w:rPr>
          <w:rFonts w:hint="eastAsia"/>
        </w:rPr>
        <w:t>框允许</w:t>
      </w:r>
      <w:proofErr w:type="gramEnd"/>
      <w:r>
        <w:rPr>
          <w:rFonts w:hint="eastAsia"/>
        </w:rPr>
        <w:t>用户自己输入</w:t>
      </w:r>
      <w:r w:rsidRPr="004F5E02">
        <w:rPr>
          <w:rFonts w:hint="eastAsia"/>
          <w:b/>
          <w:i/>
        </w:rPr>
        <w:t>Scenario</w:t>
      </w:r>
      <w:r>
        <w:rPr>
          <w:rFonts w:hint="eastAsia"/>
        </w:rPr>
        <w:t>名称，</w:t>
      </w:r>
      <w:r w:rsidR="005D639C">
        <w:rPr>
          <w:rFonts w:hint="eastAsia"/>
        </w:rPr>
        <w:t>既可以通过</w:t>
      </w:r>
      <w:r w:rsidR="005D639C" w:rsidRPr="00F86190">
        <w:rPr>
          <w:rFonts w:hint="eastAsia"/>
          <w:b/>
          <w:i/>
        </w:rPr>
        <w:t>Calculation</w:t>
      </w:r>
      <w:r w:rsidR="005D639C">
        <w:rPr>
          <w:rFonts w:hint="eastAsia"/>
        </w:rPr>
        <w:t>计算，亦可用户输入后面的</w:t>
      </w:r>
      <w:r w:rsidR="005D639C" w:rsidRPr="00AF50F2">
        <w:rPr>
          <w:rFonts w:hint="eastAsia"/>
          <w:b/>
          <w:i/>
        </w:rPr>
        <w:t>relief</w:t>
      </w:r>
      <w:r w:rsidR="005D639C">
        <w:rPr>
          <w:rFonts w:hint="eastAsia"/>
        </w:rPr>
        <w:t xml:space="preserve"> </w:t>
      </w:r>
      <w:r w:rsidR="005D639C" w:rsidRPr="00AF50F2">
        <w:rPr>
          <w:rFonts w:hint="eastAsia"/>
          <w:b/>
          <w:i/>
        </w:rPr>
        <w:t>load</w:t>
      </w:r>
      <w:r w:rsidR="005D639C">
        <w:rPr>
          <w:rFonts w:hint="eastAsia"/>
        </w:rPr>
        <w:t xml:space="preserve">, </w:t>
      </w:r>
      <w:r w:rsidR="005D639C" w:rsidRPr="00AF50F2">
        <w:rPr>
          <w:rFonts w:hint="eastAsia"/>
          <w:b/>
          <w:i/>
        </w:rPr>
        <w:t>relief</w:t>
      </w:r>
      <w:r w:rsidR="005D639C">
        <w:rPr>
          <w:rFonts w:hint="eastAsia"/>
        </w:rPr>
        <w:t xml:space="preserve"> </w:t>
      </w:r>
      <w:r w:rsidR="005D639C" w:rsidRPr="00AF50F2">
        <w:rPr>
          <w:rFonts w:hint="eastAsia"/>
          <w:b/>
          <w:i/>
        </w:rPr>
        <w:t>temperature</w:t>
      </w:r>
      <w:r w:rsidR="005D639C">
        <w:rPr>
          <w:rFonts w:hint="eastAsia"/>
        </w:rPr>
        <w:t>和</w:t>
      </w:r>
      <w:r w:rsidR="005D639C" w:rsidRPr="00AF50F2">
        <w:rPr>
          <w:rFonts w:hint="eastAsia"/>
          <w:b/>
          <w:i/>
        </w:rPr>
        <w:t>Relief</w:t>
      </w:r>
      <w:r w:rsidR="005D639C">
        <w:rPr>
          <w:rFonts w:hint="eastAsia"/>
        </w:rPr>
        <w:t xml:space="preserve"> </w:t>
      </w:r>
      <w:r w:rsidR="005D639C" w:rsidRPr="00AF50F2">
        <w:rPr>
          <w:rFonts w:hint="eastAsia"/>
          <w:b/>
          <w:i/>
        </w:rPr>
        <w:t>MW</w:t>
      </w:r>
      <w:r w:rsidR="004B327C">
        <w:rPr>
          <w:rFonts w:hint="eastAsia"/>
        </w:rPr>
        <w:t>（如下图中的第</w:t>
      </w:r>
      <w:r w:rsidR="004B327C">
        <w:rPr>
          <w:rFonts w:hint="eastAsia"/>
        </w:rPr>
        <w:t>5</w:t>
      </w:r>
      <w:r w:rsidR="004B327C">
        <w:rPr>
          <w:rFonts w:hint="eastAsia"/>
        </w:rPr>
        <w:t>个</w:t>
      </w:r>
      <w:r w:rsidR="004B327C">
        <w:rPr>
          <w:rFonts w:hint="eastAsia"/>
        </w:rPr>
        <w:t>Scenario</w:t>
      </w:r>
      <w:r w:rsidR="004B327C">
        <w:rPr>
          <w:rFonts w:hint="eastAsia"/>
        </w:rPr>
        <w:t>）</w:t>
      </w:r>
    </w:p>
    <w:p w:rsidR="00552A03" w:rsidRDefault="00552A03" w:rsidP="00756D80">
      <w:pPr>
        <w:pStyle w:val="a6"/>
        <w:numPr>
          <w:ilvl w:val="0"/>
          <w:numId w:val="57"/>
        </w:numPr>
        <w:spacing w:after="156"/>
        <w:ind w:firstLineChars="0"/>
      </w:pPr>
      <w:r>
        <w:rPr>
          <w:rFonts w:hint="eastAsia"/>
        </w:rPr>
        <w:t>每行允许点击右键删除，并弹出确认删除的</w:t>
      </w:r>
      <w:r>
        <w:rPr>
          <w:rFonts w:hint="eastAsia"/>
        </w:rPr>
        <w:t>Warning Message</w:t>
      </w:r>
      <w:r>
        <w:rPr>
          <w:rFonts w:hint="eastAsia"/>
        </w:rPr>
        <w:t>。</w:t>
      </w:r>
    </w:p>
    <w:p w:rsidR="009F08FD" w:rsidRDefault="009F08FD" w:rsidP="00756D80">
      <w:pPr>
        <w:pStyle w:val="a6"/>
        <w:numPr>
          <w:ilvl w:val="0"/>
          <w:numId w:val="57"/>
        </w:numPr>
        <w:spacing w:after="156"/>
        <w:ind w:firstLineChars="0"/>
      </w:pPr>
      <w:r>
        <w:rPr>
          <w:rFonts w:hint="eastAsia"/>
        </w:rPr>
        <w:t>选择了</w:t>
      </w:r>
      <w:r w:rsidRPr="009E66B1">
        <w:rPr>
          <w:rFonts w:hint="eastAsia"/>
          <w:b/>
          <w:i/>
        </w:rPr>
        <w:t>Scenario</w:t>
      </w:r>
      <w:r>
        <w:rPr>
          <w:rFonts w:hint="eastAsia"/>
        </w:rPr>
        <w:t>但未执行</w:t>
      </w:r>
      <w:r w:rsidRPr="009E66B1">
        <w:rPr>
          <w:rFonts w:hint="eastAsia"/>
          <w:b/>
          <w:i/>
        </w:rPr>
        <w:t>Calculation</w:t>
      </w:r>
      <w:r>
        <w:rPr>
          <w:rFonts w:hint="eastAsia"/>
        </w:rPr>
        <w:t>计算的行，</w:t>
      </w:r>
      <w:r w:rsidRPr="009E66B1">
        <w:rPr>
          <w:rFonts w:hint="eastAsia"/>
          <w:b/>
          <w:i/>
        </w:rPr>
        <w:t>Calculation</w:t>
      </w:r>
      <w:r>
        <w:rPr>
          <w:rFonts w:hint="eastAsia"/>
        </w:rPr>
        <w:t>按钮以及</w:t>
      </w:r>
      <w:r w:rsidRPr="009E66B1">
        <w:rPr>
          <w:rFonts w:hint="eastAsia"/>
          <w:b/>
          <w:i/>
        </w:rPr>
        <w:t>Relief</w:t>
      </w:r>
      <w:r>
        <w:rPr>
          <w:rFonts w:hint="eastAsia"/>
        </w:rPr>
        <w:t xml:space="preserve"> </w:t>
      </w:r>
      <w:r w:rsidRPr="009E66B1">
        <w:rPr>
          <w:rFonts w:hint="eastAsia"/>
          <w:b/>
          <w:i/>
        </w:rPr>
        <w:t>Load</w:t>
      </w:r>
      <w:r>
        <w:rPr>
          <w:rFonts w:hint="eastAsia"/>
        </w:rPr>
        <w:t>，</w:t>
      </w:r>
      <w:r w:rsidRPr="009E66B1">
        <w:rPr>
          <w:rFonts w:hint="eastAsia"/>
          <w:b/>
          <w:i/>
        </w:rPr>
        <w:t>Relief</w:t>
      </w:r>
      <w:r>
        <w:rPr>
          <w:rFonts w:hint="eastAsia"/>
        </w:rPr>
        <w:t xml:space="preserve"> </w:t>
      </w:r>
      <w:r w:rsidRPr="009E66B1">
        <w:rPr>
          <w:rFonts w:hint="eastAsia"/>
          <w:b/>
          <w:i/>
        </w:rPr>
        <w:t>Temperature</w:t>
      </w:r>
      <w:r>
        <w:rPr>
          <w:rFonts w:hint="eastAsia"/>
        </w:rPr>
        <w:t>，</w:t>
      </w:r>
      <w:r w:rsidRPr="009E66B1">
        <w:rPr>
          <w:rFonts w:hint="eastAsia"/>
          <w:b/>
          <w:i/>
        </w:rPr>
        <w:t>Relief</w:t>
      </w:r>
      <w:r>
        <w:rPr>
          <w:rFonts w:hint="eastAsia"/>
        </w:rPr>
        <w:t xml:space="preserve"> </w:t>
      </w:r>
      <w:r w:rsidRPr="009E66B1">
        <w:rPr>
          <w:rFonts w:hint="eastAsia"/>
          <w:b/>
          <w:i/>
        </w:rPr>
        <w:t>MW</w:t>
      </w:r>
      <w:r>
        <w:rPr>
          <w:rFonts w:hint="eastAsia"/>
        </w:rPr>
        <w:t>为红色</w:t>
      </w:r>
      <w:r w:rsidR="003E6AAB">
        <w:rPr>
          <w:rFonts w:hint="eastAsia"/>
        </w:rPr>
        <w:t>边框</w:t>
      </w:r>
      <w:r w:rsidR="00EC2F59">
        <w:rPr>
          <w:rFonts w:hint="eastAsia"/>
        </w:rPr>
        <w:t>，计算完成则变为蓝色</w:t>
      </w:r>
      <w:r>
        <w:rPr>
          <w:rFonts w:hint="eastAsia"/>
        </w:rPr>
        <w:t>。</w:t>
      </w:r>
    </w:p>
    <w:p w:rsidR="00E32A8F" w:rsidRDefault="00E32A8F" w:rsidP="00756D80">
      <w:pPr>
        <w:pStyle w:val="a6"/>
        <w:numPr>
          <w:ilvl w:val="0"/>
          <w:numId w:val="57"/>
        </w:numPr>
        <w:spacing w:after="156"/>
        <w:ind w:firstLineChars="0"/>
      </w:pPr>
      <w:r>
        <w:rPr>
          <w:rFonts w:hint="eastAsia"/>
        </w:rPr>
        <w:t>如果有部分未完成（红色），则点击</w:t>
      </w:r>
      <w:r>
        <w:rPr>
          <w:rFonts w:hint="eastAsia"/>
        </w:rPr>
        <w:t>OK</w:t>
      </w:r>
      <w:r>
        <w:rPr>
          <w:rFonts w:hint="eastAsia"/>
        </w:rPr>
        <w:t>按钮退出时，给出</w:t>
      </w:r>
      <w:r>
        <w:rPr>
          <w:rFonts w:hint="eastAsia"/>
        </w:rPr>
        <w:t>Warning Message</w:t>
      </w:r>
      <w:r>
        <w:rPr>
          <w:rFonts w:hint="eastAsia"/>
        </w:rPr>
        <w:t>。</w:t>
      </w:r>
    </w:p>
    <w:p w:rsidR="00683848" w:rsidRPr="00683848" w:rsidRDefault="00683848" w:rsidP="00756D80">
      <w:pPr>
        <w:pStyle w:val="a6"/>
        <w:numPr>
          <w:ilvl w:val="0"/>
          <w:numId w:val="57"/>
        </w:numPr>
        <w:spacing w:after="156"/>
        <w:ind w:firstLineChars="0"/>
        <w:rPr>
          <w:b/>
          <w:i/>
        </w:rPr>
      </w:pPr>
      <w:r>
        <w:rPr>
          <w:rFonts w:hint="eastAsia"/>
          <w:b/>
          <w:i/>
        </w:rPr>
        <w:t>Assumptions</w:t>
      </w:r>
      <w:r>
        <w:rPr>
          <w:rFonts w:hint="eastAsia"/>
        </w:rPr>
        <w:t>一列用于输入（或未来自动生成部分）假设条件，当前的假设条件全部是用户自行编辑输入，打开</w:t>
      </w:r>
      <w:r>
        <w:rPr>
          <w:rFonts w:hint="eastAsia"/>
          <w:b/>
          <w:i/>
        </w:rPr>
        <w:t>Edit</w:t>
      </w:r>
      <w:r>
        <w:rPr>
          <w:rFonts w:hint="eastAsia"/>
        </w:rPr>
        <w:t>按钮后弹出</w:t>
      </w:r>
      <w:r>
        <w:rPr>
          <w:rFonts w:hint="eastAsia"/>
        </w:rPr>
        <w:t>Assumptions</w:t>
      </w:r>
      <w:r>
        <w:rPr>
          <w:rFonts w:hint="eastAsia"/>
        </w:rPr>
        <w:t>编辑窗口。</w:t>
      </w:r>
    </w:p>
    <w:p w:rsidR="00DC129D" w:rsidRDefault="0045334C" w:rsidP="00E427ED">
      <w:pPr>
        <w:spacing w:after="156"/>
      </w:pPr>
      <w:r>
        <w:rPr>
          <w:noProof/>
        </w:rPr>
        <w:lastRenderedPageBreak/>
        <w:drawing>
          <wp:inline distT="0" distB="0" distL="0" distR="0">
            <wp:extent cx="5274310" cy="2356707"/>
            <wp:effectExtent l="19050" t="0" r="2540" b="0"/>
            <wp:docPr id="10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B21" w:rsidRPr="0007145F" w:rsidRDefault="0007145F" w:rsidP="00E427ED">
      <w:pPr>
        <w:spacing w:after="156"/>
      </w:pPr>
      <w:r>
        <w:rPr>
          <w:rFonts w:hint="eastAsia"/>
        </w:rPr>
        <w:t>缺省留有</w:t>
      </w:r>
      <w:r>
        <w:rPr>
          <w:rFonts w:hint="eastAsia"/>
        </w:rPr>
        <w:t>10</w:t>
      </w:r>
      <w:r>
        <w:rPr>
          <w:rFonts w:hint="eastAsia"/>
        </w:rPr>
        <w:t>行的表格供用户编辑和输入假设条件。</w:t>
      </w:r>
      <w:r>
        <w:rPr>
          <w:rFonts w:hint="eastAsia"/>
          <w:b/>
          <w:i/>
        </w:rPr>
        <w:t>Report</w:t>
      </w:r>
      <w:proofErr w:type="gramStart"/>
      <w:r>
        <w:rPr>
          <w:rFonts w:hint="eastAsia"/>
          <w:b/>
          <w:i/>
        </w:rPr>
        <w:t>?</w:t>
      </w:r>
      <w:r>
        <w:rPr>
          <w:rFonts w:hint="eastAsia"/>
        </w:rPr>
        <w:t>的</w:t>
      </w:r>
      <w:r>
        <w:rPr>
          <w:rFonts w:hint="eastAsia"/>
        </w:rPr>
        <w:t>Check</w:t>
      </w:r>
      <w:proofErr w:type="gramEnd"/>
      <w:r>
        <w:rPr>
          <w:rFonts w:hint="eastAsia"/>
        </w:rPr>
        <w:t xml:space="preserve"> Box</w:t>
      </w:r>
      <w:r>
        <w:rPr>
          <w:rFonts w:hint="eastAsia"/>
        </w:rPr>
        <w:t>用户确认是否将该假设条件的描述输出到</w:t>
      </w:r>
      <w:r>
        <w:rPr>
          <w:rFonts w:hint="eastAsia"/>
        </w:rPr>
        <w:t>PSV Datasheet</w:t>
      </w:r>
      <w:r>
        <w:rPr>
          <w:rFonts w:hint="eastAsia"/>
        </w:rPr>
        <w:t>中</w:t>
      </w:r>
      <w:r w:rsidR="000B04AD">
        <w:rPr>
          <w:rFonts w:hint="eastAsia"/>
        </w:rPr>
        <w:t>，所有</w:t>
      </w:r>
      <w:r w:rsidR="000B04AD">
        <w:rPr>
          <w:rFonts w:hint="eastAsia"/>
        </w:rPr>
        <w:t>Checked</w:t>
      </w:r>
      <w:r w:rsidR="000B04AD">
        <w:rPr>
          <w:rFonts w:hint="eastAsia"/>
        </w:rPr>
        <w:t>的假设条件将自动输出到</w:t>
      </w:r>
      <w:r w:rsidR="000B04AD">
        <w:rPr>
          <w:rFonts w:hint="eastAsia"/>
        </w:rPr>
        <w:t>PSV Datasheet</w:t>
      </w:r>
      <w:r w:rsidR="000B04AD">
        <w:rPr>
          <w:rFonts w:hint="eastAsia"/>
        </w:rPr>
        <w:t>中</w:t>
      </w:r>
      <w:r w:rsidR="00C23769">
        <w:rPr>
          <w:rFonts w:hint="eastAsia"/>
        </w:rPr>
        <w:t>，并在输出时，在每一条的前面自动加上</w:t>
      </w:r>
      <w:r w:rsidR="00C23769">
        <w:rPr>
          <w:rFonts w:hint="eastAsia"/>
        </w:rPr>
        <w:t xml:space="preserve"> </w:t>
      </w:r>
      <w:r w:rsidR="00C23769">
        <w:rPr>
          <w:rFonts w:hint="eastAsia"/>
          <w:b/>
          <w:i/>
        </w:rPr>
        <w:t>In [</w:t>
      </w:r>
      <w:r w:rsidR="00C23769" w:rsidRPr="006E2E17">
        <w:rPr>
          <w:rFonts w:hint="eastAsia"/>
          <w:b/>
          <w:i/>
          <w:u w:val="single"/>
        </w:rPr>
        <w:t>Scenario Name</w:t>
      </w:r>
      <w:r w:rsidR="00C23769">
        <w:rPr>
          <w:rFonts w:hint="eastAsia"/>
          <w:b/>
          <w:i/>
        </w:rPr>
        <w:t xml:space="preserve">] Scenario, </w:t>
      </w:r>
      <w:r w:rsidR="00C23769">
        <w:rPr>
          <w:b/>
          <w:i/>
        </w:rPr>
        <w:t>…</w:t>
      </w:r>
      <w:r w:rsidR="00C23769">
        <w:rPr>
          <w:rFonts w:hint="eastAsia"/>
        </w:rPr>
        <w:t>的语句，以说明是当前工况下的假设条件</w:t>
      </w:r>
      <w:r>
        <w:rPr>
          <w:rFonts w:hint="eastAsia"/>
        </w:rPr>
        <w:t>。</w:t>
      </w:r>
      <w:r>
        <w:rPr>
          <w:rFonts w:hint="eastAsia"/>
          <w:b/>
          <w:i/>
        </w:rPr>
        <w:t>Add</w:t>
      </w:r>
      <w:r>
        <w:rPr>
          <w:rFonts w:hint="eastAsia"/>
          <w:b/>
          <w:i/>
        </w:rPr>
        <w:t>和</w:t>
      </w:r>
      <w:r>
        <w:rPr>
          <w:rFonts w:hint="eastAsia"/>
          <w:b/>
          <w:i/>
        </w:rPr>
        <w:t>Delete</w:t>
      </w:r>
      <w:r>
        <w:rPr>
          <w:rFonts w:hint="eastAsia"/>
        </w:rPr>
        <w:t>用于增加删除行。</w:t>
      </w:r>
    </w:p>
    <w:p w:rsidR="0007145F" w:rsidRDefault="0007145F" w:rsidP="00E427ED">
      <w:pPr>
        <w:spacing w:after="156"/>
      </w:pPr>
      <w:r>
        <w:rPr>
          <w:noProof/>
        </w:rPr>
        <w:drawing>
          <wp:inline distT="0" distB="0" distL="0" distR="0">
            <wp:extent cx="5274310" cy="1612215"/>
            <wp:effectExtent l="19050" t="0" r="2540" b="0"/>
            <wp:docPr id="10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69A" w:rsidRDefault="0032669A" w:rsidP="005943AD">
      <w:pPr>
        <w:pStyle w:val="20"/>
        <w:spacing w:before="156" w:after="156"/>
      </w:pPr>
      <w:bookmarkStart w:id="139" w:name="_Toc382316101"/>
      <w:r>
        <w:rPr>
          <w:rFonts w:hint="eastAsia"/>
        </w:rPr>
        <w:t>PSV</w:t>
      </w:r>
      <w:r>
        <w:rPr>
          <w:rFonts w:hint="eastAsia"/>
        </w:rPr>
        <w:t>界面更新</w:t>
      </w:r>
      <w:bookmarkEnd w:id="139"/>
    </w:p>
    <w:p w:rsidR="00971438" w:rsidRPr="00FD736E" w:rsidRDefault="00113D0A" w:rsidP="0032669A">
      <w:r>
        <w:rPr>
          <w:rFonts w:hint="eastAsia"/>
        </w:rPr>
        <w:t>在原有</w:t>
      </w:r>
      <w:r>
        <w:rPr>
          <w:rFonts w:hint="eastAsia"/>
        </w:rPr>
        <w:t>PSV</w:t>
      </w:r>
      <w:r>
        <w:rPr>
          <w:rFonts w:hint="eastAsia"/>
        </w:rPr>
        <w:t>界面上更新：</w:t>
      </w:r>
      <w:r>
        <w:rPr>
          <w:rFonts w:hint="eastAsia"/>
        </w:rPr>
        <w:t>1</w:t>
      </w:r>
      <w:r>
        <w:rPr>
          <w:rFonts w:hint="eastAsia"/>
        </w:rPr>
        <w:t>）增加</w:t>
      </w:r>
      <w:r w:rsidRPr="00333D5D">
        <w:rPr>
          <w:rFonts w:hint="eastAsia"/>
          <w:b/>
          <w:i/>
        </w:rPr>
        <w:t>Additional PSV on Reflux Drum</w:t>
      </w:r>
      <w:r w:rsidR="00333D5D">
        <w:rPr>
          <w:rFonts w:hint="eastAsia"/>
        </w:rPr>
        <w:t>选项</w:t>
      </w:r>
      <w:r>
        <w:rPr>
          <w:rFonts w:hint="eastAsia"/>
        </w:rPr>
        <w:t>; 2</w:t>
      </w:r>
      <w:r>
        <w:rPr>
          <w:rFonts w:hint="eastAsia"/>
        </w:rPr>
        <w:t>）</w:t>
      </w:r>
      <w:r w:rsidR="00333D5D">
        <w:rPr>
          <w:rFonts w:hint="eastAsia"/>
        </w:rPr>
        <w:t>增加</w:t>
      </w:r>
      <w:r w:rsidR="00333D5D" w:rsidRPr="00333D5D">
        <w:rPr>
          <w:rFonts w:hint="eastAsia"/>
          <w:b/>
          <w:i/>
        </w:rPr>
        <w:t>Confirm Relief Condition</w:t>
      </w:r>
      <w:r w:rsidR="00333D5D">
        <w:rPr>
          <w:rFonts w:hint="eastAsia"/>
        </w:rPr>
        <w:t>按钮。</w:t>
      </w:r>
      <w:r w:rsidR="00803A1C">
        <w:rPr>
          <w:rFonts w:hint="eastAsia"/>
        </w:rPr>
        <w:t>3</w:t>
      </w:r>
      <w:r w:rsidR="00803A1C">
        <w:rPr>
          <w:rFonts w:hint="eastAsia"/>
        </w:rPr>
        <w:t>）增加</w:t>
      </w:r>
      <w:r w:rsidR="00803A1C" w:rsidRPr="00803A1C">
        <w:rPr>
          <w:rFonts w:hint="eastAsia"/>
          <w:b/>
          <w:i/>
        </w:rPr>
        <w:t>MAWP</w:t>
      </w:r>
      <w:r w:rsidR="00803A1C">
        <w:rPr>
          <w:rFonts w:hint="eastAsia"/>
        </w:rPr>
        <w:t>项</w:t>
      </w:r>
      <w:r w:rsidR="00971438">
        <w:rPr>
          <w:rFonts w:hint="eastAsia"/>
        </w:rPr>
        <w:t>，</w:t>
      </w:r>
      <w:r w:rsidR="00971438" w:rsidRPr="00F47BDC">
        <w:rPr>
          <w:rFonts w:hint="eastAsia"/>
          <w:u w:val="single"/>
        </w:rPr>
        <w:t>泄放压力的计算基于</w:t>
      </w:r>
      <w:r w:rsidR="00971438" w:rsidRPr="00F47BDC">
        <w:rPr>
          <w:rFonts w:hint="eastAsia"/>
          <w:u w:val="single"/>
        </w:rPr>
        <w:t>MAWP</w:t>
      </w:r>
      <w:r w:rsidR="00971438" w:rsidRPr="00F47BDC">
        <w:rPr>
          <w:rFonts w:hint="eastAsia"/>
          <w:u w:val="single"/>
        </w:rPr>
        <w:t>而不是</w:t>
      </w:r>
      <w:r w:rsidR="00971438" w:rsidRPr="00F47BDC">
        <w:rPr>
          <w:rFonts w:hint="eastAsia"/>
          <w:u w:val="single"/>
        </w:rPr>
        <w:t>Set Pressure</w:t>
      </w:r>
      <w:r w:rsidR="00803A1C" w:rsidRPr="00F47BDC">
        <w:rPr>
          <w:rFonts w:hint="eastAsia"/>
          <w:u w:val="single"/>
        </w:rPr>
        <w:t>。</w:t>
      </w:r>
      <w:r w:rsidR="00FD736E" w:rsidRPr="0024451C">
        <w:rPr>
          <w:rFonts w:hint="eastAsia"/>
        </w:rPr>
        <w:t>4</w:t>
      </w:r>
      <w:r w:rsidR="00FD736E" w:rsidRPr="0024451C">
        <w:rPr>
          <w:rFonts w:hint="eastAsia"/>
        </w:rPr>
        <w:t>）增加</w:t>
      </w:r>
      <w:r w:rsidR="00FD736E">
        <w:rPr>
          <w:rFonts w:hint="eastAsia"/>
          <w:b/>
          <w:i/>
        </w:rPr>
        <w:t>Discharge to</w:t>
      </w:r>
      <w:r w:rsidR="00FD736E">
        <w:rPr>
          <w:rFonts w:hint="eastAsia"/>
        </w:rPr>
        <w:t>选项，将</w:t>
      </w:r>
      <w:r w:rsidR="00FD736E" w:rsidRPr="00074230">
        <w:rPr>
          <w:rFonts w:hint="eastAsia"/>
          <w:b/>
          <w:i/>
        </w:rPr>
        <w:t>Global Default</w:t>
      </w:r>
      <w:r w:rsidR="00FD736E">
        <w:rPr>
          <w:rFonts w:hint="eastAsia"/>
        </w:rPr>
        <w:t>中的设置传递过来；</w:t>
      </w:r>
    </w:p>
    <w:p w:rsidR="0032669A" w:rsidRDefault="0023235E" w:rsidP="0032669A"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项已经在</w:t>
      </w:r>
      <w:r>
        <w:rPr>
          <w:rFonts w:hint="eastAsia"/>
        </w:rPr>
        <w:t>1.1.12</w:t>
      </w:r>
      <w:r>
        <w:rPr>
          <w:rFonts w:hint="eastAsia"/>
        </w:rPr>
        <w:t>中说明，第</w:t>
      </w:r>
      <w:r>
        <w:rPr>
          <w:rFonts w:hint="eastAsia"/>
        </w:rPr>
        <w:t>2</w:t>
      </w:r>
      <w:r>
        <w:rPr>
          <w:rFonts w:hint="eastAsia"/>
        </w:rPr>
        <w:t>项的按钮功能是做</w:t>
      </w:r>
      <w:r w:rsidR="0040527F">
        <w:rPr>
          <w:rFonts w:hint="eastAsia"/>
        </w:rPr>
        <w:t>如下的</w:t>
      </w:r>
      <w:r>
        <w:rPr>
          <w:rFonts w:hint="eastAsia"/>
        </w:rPr>
        <w:t>预处理</w:t>
      </w:r>
      <w:r w:rsidR="0040527F">
        <w:rPr>
          <w:rFonts w:hint="eastAsia"/>
        </w:rPr>
        <w:t>：</w:t>
      </w:r>
    </w:p>
    <w:p w:rsidR="0040527F" w:rsidRDefault="0040527F" w:rsidP="00A12DD2">
      <w:pPr>
        <w:pStyle w:val="a6"/>
        <w:numPr>
          <w:ilvl w:val="0"/>
          <w:numId w:val="58"/>
        </w:numPr>
        <w:ind w:firstLineChars="0"/>
      </w:pPr>
      <w:r>
        <w:rPr>
          <w:rFonts w:hint="eastAsia"/>
        </w:rPr>
        <w:t>对塔的</w:t>
      </w:r>
      <w:r>
        <w:rPr>
          <w:rFonts w:hint="eastAsia"/>
        </w:rPr>
        <w:t>Unbalanced</w:t>
      </w:r>
      <w:r>
        <w:rPr>
          <w:rFonts w:hint="eastAsia"/>
        </w:rPr>
        <w:t>计算来说，预处理的工作为：</w:t>
      </w:r>
    </w:p>
    <w:p w:rsidR="0040527F" w:rsidRDefault="0040527F" w:rsidP="00A12DD2">
      <w:pPr>
        <w:pStyle w:val="a6"/>
        <w:numPr>
          <w:ilvl w:val="1"/>
          <w:numId w:val="58"/>
        </w:numPr>
        <w:ind w:firstLineChars="0"/>
      </w:pPr>
      <w:r>
        <w:rPr>
          <w:rFonts w:hint="eastAsia"/>
        </w:rPr>
        <w:t>做</w:t>
      </w:r>
      <w:r>
        <w:rPr>
          <w:rFonts w:hint="eastAsia"/>
        </w:rPr>
        <w:t>Base Case</w:t>
      </w:r>
      <w:r>
        <w:rPr>
          <w:rFonts w:hint="eastAsia"/>
        </w:rPr>
        <w:t>下的物料和能量平衡；</w:t>
      </w:r>
    </w:p>
    <w:p w:rsidR="0040527F" w:rsidRDefault="0040527F" w:rsidP="00A12DD2">
      <w:pPr>
        <w:pStyle w:val="a6"/>
        <w:numPr>
          <w:ilvl w:val="1"/>
          <w:numId w:val="58"/>
        </w:numPr>
        <w:ind w:firstLineChars="0"/>
      </w:pPr>
      <w:r>
        <w:rPr>
          <w:rFonts w:hint="eastAsia"/>
        </w:rPr>
        <w:t>当泄放压力确定后，对泄放条件下的塔顶的气液相物料的物性计算、各产品物料的泄放压力下泡点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值计算等工作。</w:t>
      </w:r>
    </w:p>
    <w:p w:rsidR="0040527F" w:rsidRDefault="0040527F" w:rsidP="00A12DD2">
      <w:pPr>
        <w:pStyle w:val="a6"/>
        <w:numPr>
          <w:ilvl w:val="1"/>
          <w:numId w:val="58"/>
        </w:numPr>
        <w:ind w:firstLineChars="0"/>
      </w:pPr>
      <w:r>
        <w:rPr>
          <w:rFonts w:hint="eastAsia"/>
        </w:rPr>
        <w:t>将结果存入</w:t>
      </w:r>
      <w:r>
        <w:rPr>
          <w:rFonts w:hint="eastAsia"/>
        </w:rPr>
        <w:t>Database</w:t>
      </w:r>
      <w:r>
        <w:rPr>
          <w:rFonts w:hint="eastAsia"/>
        </w:rPr>
        <w:t>；</w:t>
      </w:r>
    </w:p>
    <w:p w:rsidR="0040527F" w:rsidRDefault="0040527F" w:rsidP="00A12DD2">
      <w:pPr>
        <w:pStyle w:val="a6"/>
        <w:numPr>
          <w:ilvl w:val="1"/>
          <w:numId w:val="58"/>
        </w:numPr>
        <w:ind w:firstLineChars="0"/>
      </w:pPr>
      <w:r>
        <w:rPr>
          <w:rFonts w:hint="eastAsia"/>
        </w:rPr>
        <w:t>相当于测试版本界面中</w:t>
      </w:r>
      <w:r>
        <w:rPr>
          <w:rFonts w:hint="eastAsia"/>
        </w:rPr>
        <w:t>Base Case</w:t>
      </w:r>
      <w:r>
        <w:rPr>
          <w:rFonts w:hint="eastAsia"/>
        </w:rPr>
        <w:t>页面的</w:t>
      </w:r>
      <w:r>
        <w:rPr>
          <w:rFonts w:hint="eastAsia"/>
        </w:rPr>
        <w:t>Check/Calculation</w:t>
      </w:r>
      <w:r>
        <w:rPr>
          <w:rFonts w:hint="eastAsia"/>
        </w:rPr>
        <w:t>所做的工作。</w:t>
      </w:r>
    </w:p>
    <w:p w:rsidR="0040527F" w:rsidRDefault="00501E64" w:rsidP="00A12DD2">
      <w:pPr>
        <w:pStyle w:val="a6"/>
        <w:numPr>
          <w:ilvl w:val="0"/>
          <w:numId w:val="58"/>
        </w:numPr>
        <w:ind w:firstLineChars="0"/>
      </w:pPr>
      <w:r>
        <w:rPr>
          <w:rFonts w:hint="eastAsia"/>
        </w:rPr>
        <w:t>其它设备的预处理功能待</w:t>
      </w:r>
      <w:r w:rsidR="009D405F">
        <w:rPr>
          <w:rFonts w:hint="eastAsia"/>
        </w:rPr>
        <w:t>补充</w:t>
      </w:r>
      <w:r>
        <w:rPr>
          <w:rFonts w:hint="eastAsia"/>
        </w:rPr>
        <w:t>。</w:t>
      </w:r>
    </w:p>
    <w:p w:rsidR="00333D5D" w:rsidRDefault="00971438" w:rsidP="0032669A"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项的缺省值等于</w:t>
      </w:r>
      <w:r>
        <w:rPr>
          <w:rFonts w:hint="eastAsia"/>
        </w:rPr>
        <w:t>Set Pressure</w:t>
      </w:r>
      <w:r>
        <w:rPr>
          <w:rFonts w:hint="eastAsia"/>
        </w:rPr>
        <w:t>，但考虑了有些情况下</w:t>
      </w:r>
      <w:r>
        <w:rPr>
          <w:rFonts w:hint="eastAsia"/>
        </w:rPr>
        <w:t>Set Pressure&lt;MAWP</w:t>
      </w:r>
      <w:r>
        <w:rPr>
          <w:rFonts w:hint="eastAsia"/>
        </w:rPr>
        <w:t>的情况，另外当</w:t>
      </w:r>
      <w:r>
        <w:rPr>
          <w:rFonts w:hint="eastAsia"/>
        </w:rPr>
        <w:t>MAWP</w:t>
      </w:r>
      <w:r>
        <w:rPr>
          <w:rFonts w:hint="eastAsia"/>
        </w:rPr>
        <w:t>为</w:t>
      </w:r>
      <w:r w:rsidR="00CE37EF">
        <w:rPr>
          <w:rFonts w:hint="eastAsia"/>
        </w:rPr>
        <w:t>0.</w:t>
      </w:r>
      <w:r>
        <w:rPr>
          <w:rFonts w:hint="eastAsia"/>
        </w:rPr>
        <w:t>103-</w:t>
      </w:r>
      <w:r w:rsidR="00CE37EF">
        <w:rPr>
          <w:rFonts w:hint="eastAsia"/>
        </w:rPr>
        <w:t>0.</w:t>
      </w:r>
      <w:r>
        <w:rPr>
          <w:rFonts w:hint="eastAsia"/>
        </w:rPr>
        <w:t>207</w:t>
      </w:r>
      <w:r w:rsidR="00CE37EF">
        <w:rPr>
          <w:rFonts w:hint="eastAsia"/>
        </w:rPr>
        <w:t xml:space="preserve"> MPa</w:t>
      </w:r>
      <w:r w:rsidR="004A6FC4">
        <w:rPr>
          <w:rFonts w:hint="eastAsia"/>
        </w:rPr>
        <w:t>g</w:t>
      </w:r>
      <w:r>
        <w:rPr>
          <w:rFonts w:hint="eastAsia"/>
        </w:rPr>
        <w:t>时，</w:t>
      </w:r>
      <w:r>
        <w:rPr>
          <w:rFonts w:hint="eastAsia"/>
        </w:rPr>
        <w:t>Relieving Pressure</w:t>
      </w:r>
      <w:r w:rsidR="0086186D">
        <w:rPr>
          <w:rFonts w:hint="eastAsia"/>
        </w:rPr>
        <w:t>=MAWP+(</w:t>
      </w:r>
      <w:r w:rsidR="00CE37EF">
        <w:rPr>
          <w:rFonts w:hint="eastAsia"/>
        </w:rPr>
        <w:t>0.0</w:t>
      </w:r>
      <w:r w:rsidR="0086186D">
        <w:rPr>
          <w:rFonts w:hint="eastAsia"/>
        </w:rPr>
        <w:t>21</w:t>
      </w:r>
      <w:r w:rsidR="00CE37EF">
        <w:rPr>
          <w:rFonts w:hint="eastAsia"/>
        </w:rPr>
        <w:t>MPa</w:t>
      </w:r>
      <w:r w:rsidR="0086186D">
        <w:rPr>
          <w:rFonts w:hint="eastAsia"/>
        </w:rPr>
        <w:t>)</w:t>
      </w:r>
      <w:r w:rsidR="001046D1">
        <w:rPr>
          <w:rFonts w:hint="eastAsia"/>
        </w:rPr>
        <w:t>或</w:t>
      </w:r>
      <w:r w:rsidR="001046D1">
        <w:rPr>
          <w:rFonts w:hint="eastAsia"/>
        </w:rPr>
        <w:t>(0.028MPa)</w:t>
      </w:r>
      <w:r w:rsidR="001046D1">
        <w:rPr>
          <w:rFonts w:hint="eastAsia"/>
        </w:rPr>
        <w:t>，前者是单一安全阀，后者是指多个安全阀。</w:t>
      </w:r>
      <w:r w:rsidR="004A6FC4">
        <w:rPr>
          <w:rFonts w:hint="eastAsia"/>
        </w:rPr>
        <w:t>另外，注意</w:t>
      </w:r>
      <w:r w:rsidR="004A6FC4">
        <w:rPr>
          <w:rFonts w:hint="eastAsia"/>
        </w:rPr>
        <w:t>MAWP</w:t>
      </w:r>
      <w:r w:rsidR="004A6FC4">
        <w:rPr>
          <w:rFonts w:hint="eastAsia"/>
        </w:rPr>
        <w:t>是</w:t>
      </w:r>
      <w:r w:rsidR="004A6FC4" w:rsidRPr="004A6FC4">
        <w:rPr>
          <w:rFonts w:hint="eastAsia"/>
          <w:u w:val="single"/>
        </w:rPr>
        <w:t>表压</w:t>
      </w:r>
      <w:r w:rsidR="004A6FC4">
        <w:rPr>
          <w:rFonts w:hint="eastAsia"/>
        </w:rPr>
        <w:t>。</w:t>
      </w:r>
    </w:p>
    <w:p w:rsidR="00FD736E" w:rsidRDefault="00FD736E" w:rsidP="0032669A"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项的目的是为了后期</w:t>
      </w:r>
      <w:r w:rsidRPr="00FD736E">
        <w:rPr>
          <w:rFonts w:hint="eastAsia"/>
          <w:b/>
          <w:i/>
        </w:rPr>
        <w:t>Summary Tool</w:t>
      </w:r>
      <w:r>
        <w:rPr>
          <w:rFonts w:hint="eastAsia"/>
        </w:rPr>
        <w:t>中方便对不同火炬的泄放量进行叠加计算。</w:t>
      </w:r>
    </w:p>
    <w:p w:rsidR="00333D5D" w:rsidRPr="00333D5D" w:rsidRDefault="00FD736E" w:rsidP="0032669A">
      <w:r>
        <w:rPr>
          <w:noProof/>
        </w:rPr>
        <w:lastRenderedPageBreak/>
        <w:drawing>
          <wp:inline distT="0" distB="0" distL="0" distR="0">
            <wp:extent cx="5274310" cy="3894865"/>
            <wp:effectExtent l="19050" t="0" r="2540" b="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2E" w:rsidRDefault="009B392E" w:rsidP="009B392E">
      <w:pPr>
        <w:pStyle w:val="a6"/>
        <w:ind w:firstLine="440"/>
      </w:pPr>
    </w:p>
    <w:p w:rsidR="008F4B21" w:rsidRDefault="008F4B21" w:rsidP="00E427ED">
      <w:pPr>
        <w:spacing w:after="156"/>
      </w:pPr>
    </w:p>
    <w:p w:rsidR="00F64226" w:rsidRDefault="00F64226" w:rsidP="00F64226">
      <w:pPr>
        <w:pStyle w:val="20"/>
        <w:spacing w:before="156" w:after="156"/>
      </w:pPr>
      <w:bookmarkStart w:id="140" w:name="_Toc382316102"/>
      <w:r>
        <w:rPr>
          <w:rFonts w:hint="eastAsia"/>
        </w:rPr>
        <w:t>塔附属换热器界面的更新</w:t>
      </w:r>
      <w:bookmarkEnd w:id="140"/>
    </w:p>
    <w:p w:rsidR="00F64226" w:rsidRDefault="00CA4C2A" w:rsidP="00E427ED">
      <w:pPr>
        <w:spacing w:after="156"/>
      </w:pPr>
      <w:r>
        <w:rPr>
          <w:rFonts w:hint="eastAsia"/>
        </w:rPr>
        <w:t>将塔附属的冷凝器、再沸器、</w:t>
      </w:r>
      <w:r>
        <w:rPr>
          <w:rFonts w:hint="eastAsia"/>
        </w:rPr>
        <w:t>Pumparound</w:t>
      </w:r>
      <w:r>
        <w:rPr>
          <w:rFonts w:hint="eastAsia"/>
        </w:rPr>
        <w:t>换热器进行细分，考虑很多情况下在</w:t>
      </w:r>
      <w:r>
        <w:rPr>
          <w:rFonts w:hint="eastAsia"/>
        </w:rPr>
        <w:t>Simulation</w:t>
      </w:r>
      <w:r>
        <w:rPr>
          <w:rFonts w:hint="eastAsia"/>
        </w:rPr>
        <w:t>中是一台换热器而实际中是多台换热器的情况。</w:t>
      </w:r>
    </w:p>
    <w:p w:rsidR="001C3235" w:rsidRDefault="001C3235" w:rsidP="00E427ED">
      <w:pPr>
        <w:spacing w:after="156"/>
      </w:pPr>
      <w:r w:rsidRPr="001C3235">
        <w:rPr>
          <w:noProof/>
        </w:rPr>
        <w:drawing>
          <wp:inline distT="0" distB="0" distL="0" distR="0">
            <wp:extent cx="5274310" cy="2631367"/>
            <wp:effectExtent l="19050" t="0" r="2540" b="0"/>
            <wp:docPr id="8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630" w:rsidRDefault="00062630" w:rsidP="00E427ED">
      <w:pPr>
        <w:spacing w:after="156"/>
      </w:pPr>
      <w:r>
        <w:rPr>
          <w:rFonts w:hint="eastAsia"/>
        </w:rPr>
        <w:t>以冷凝器为例，可能是</w:t>
      </w:r>
      <w:proofErr w:type="gramStart"/>
      <w:r>
        <w:rPr>
          <w:rFonts w:hint="eastAsia"/>
        </w:rPr>
        <w:t>空冷器和</w:t>
      </w:r>
      <w:proofErr w:type="gramEnd"/>
      <w:r>
        <w:rPr>
          <w:rFonts w:hint="eastAsia"/>
        </w:rPr>
        <w:t>水冷器的组合，则在该界面中将其分为两个。</w:t>
      </w:r>
    </w:p>
    <w:p w:rsidR="00062630" w:rsidRDefault="00062630" w:rsidP="00A12DD2">
      <w:pPr>
        <w:pStyle w:val="a6"/>
        <w:numPr>
          <w:ilvl w:val="0"/>
          <w:numId w:val="59"/>
        </w:numPr>
        <w:spacing w:after="156"/>
        <w:ind w:firstLineChars="0"/>
      </w:pPr>
      <w:r>
        <w:rPr>
          <w:rFonts w:hint="eastAsia"/>
        </w:rPr>
        <w:t>Process Side Flow Source</w:t>
      </w:r>
      <w:r>
        <w:rPr>
          <w:rFonts w:hint="eastAsia"/>
        </w:rPr>
        <w:t>：工艺侧的流动方式，分为</w:t>
      </w:r>
      <w:r w:rsidR="00D65C4C">
        <w:rPr>
          <w:rFonts w:hint="eastAsia"/>
        </w:rPr>
        <w:t>：</w:t>
      </w:r>
    </w:p>
    <w:p w:rsidR="003F0428" w:rsidRDefault="003F0428" w:rsidP="003F0428">
      <w:pPr>
        <w:pStyle w:val="a6"/>
        <w:spacing w:after="156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1582420" cy="1375410"/>
            <wp:effectExtent l="19050" t="0" r="0" b="0"/>
            <wp:docPr id="8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630" w:rsidRDefault="00062630" w:rsidP="00A12DD2">
      <w:pPr>
        <w:pStyle w:val="a6"/>
        <w:numPr>
          <w:ilvl w:val="1"/>
          <w:numId w:val="59"/>
        </w:numPr>
        <w:spacing w:after="156"/>
        <w:ind w:firstLineChars="0"/>
      </w:pPr>
      <w:r>
        <w:rPr>
          <w:rFonts w:hint="eastAsia"/>
        </w:rPr>
        <w:t>Pressure Driven</w:t>
      </w:r>
      <w:r>
        <w:rPr>
          <w:rFonts w:hint="eastAsia"/>
        </w:rPr>
        <w:t>：塔内考压力推动，如冷凝器的工艺侧；</w:t>
      </w:r>
    </w:p>
    <w:p w:rsidR="00062630" w:rsidRDefault="00062630" w:rsidP="00A12DD2">
      <w:pPr>
        <w:pStyle w:val="a6"/>
        <w:numPr>
          <w:ilvl w:val="1"/>
          <w:numId w:val="59"/>
        </w:numPr>
        <w:spacing w:after="156"/>
        <w:ind w:firstLineChars="0"/>
      </w:pPr>
      <w:r>
        <w:rPr>
          <w:rFonts w:hint="eastAsia"/>
        </w:rPr>
        <w:t xml:space="preserve">Pump (Motor): </w:t>
      </w:r>
      <w:r>
        <w:rPr>
          <w:rFonts w:hint="eastAsia"/>
        </w:rPr>
        <w:t>如</w:t>
      </w:r>
      <w:r>
        <w:rPr>
          <w:rFonts w:hint="eastAsia"/>
        </w:rPr>
        <w:t>Pumparound</w:t>
      </w:r>
      <w:r>
        <w:rPr>
          <w:rFonts w:hint="eastAsia"/>
        </w:rPr>
        <w:t>和加热炉再沸器；</w:t>
      </w:r>
    </w:p>
    <w:p w:rsidR="00062630" w:rsidRDefault="00062630" w:rsidP="00A12DD2">
      <w:pPr>
        <w:pStyle w:val="a6"/>
        <w:numPr>
          <w:ilvl w:val="1"/>
          <w:numId w:val="59"/>
        </w:numPr>
        <w:spacing w:after="156"/>
        <w:ind w:firstLineChars="0"/>
      </w:pPr>
      <w:r>
        <w:rPr>
          <w:rFonts w:hint="eastAsia"/>
        </w:rPr>
        <w:t>Pump (Turbine)</w:t>
      </w:r>
    </w:p>
    <w:p w:rsidR="00062630" w:rsidRDefault="00062630" w:rsidP="00A12DD2">
      <w:pPr>
        <w:pStyle w:val="a6"/>
        <w:numPr>
          <w:ilvl w:val="1"/>
          <w:numId w:val="59"/>
        </w:numPr>
        <w:spacing w:after="156"/>
        <w:ind w:firstLineChars="0"/>
      </w:pPr>
      <w:r>
        <w:rPr>
          <w:rFonts w:hint="eastAsia"/>
        </w:rPr>
        <w:t>Compressor (Motor)</w:t>
      </w:r>
    </w:p>
    <w:p w:rsidR="00062630" w:rsidRDefault="00062630" w:rsidP="00A12DD2">
      <w:pPr>
        <w:pStyle w:val="a6"/>
        <w:numPr>
          <w:ilvl w:val="1"/>
          <w:numId w:val="59"/>
        </w:numPr>
        <w:spacing w:after="156"/>
        <w:ind w:firstLineChars="0"/>
      </w:pPr>
      <w:r>
        <w:rPr>
          <w:rFonts w:hint="eastAsia"/>
        </w:rPr>
        <w:t>Compressor (Turbine)</w:t>
      </w:r>
    </w:p>
    <w:p w:rsidR="00062630" w:rsidRDefault="00062630" w:rsidP="00A12DD2">
      <w:pPr>
        <w:pStyle w:val="a6"/>
        <w:numPr>
          <w:ilvl w:val="0"/>
          <w:numId w:val="59"/>
        </w:numPr>
        <w:spacing w:after="156"/>
        <w:ind w:firstLineChars="0"/>
      </w:pPr>
      <w:r>
        <w:rPr>
          <w:rFonts w:hint="eastAsia"/>
        </w:rPr>
        <w:t>Medium</w:t>
      </w:r>
      <w:r>
        <w:rPr>
          <w:rFonts w:hint="eastAsia"/>
        </w:rPr>
        <w:t>：换热侧的</w:t>
      </w:r>
      <w:r w:rsidR="009C11A3">
        <w:rPr>
          <w:rFonts w:hint="eastAsia"/>
        </w:rPr>
        <w:t>介质类型</w:t>
      </w:r>
      <w:r>
        <w:rPr>
          <w:rFonts w:hint="eastAsia"/>
        </w:rPr>
        <w:t>，分为</w:t>
      </w:r>
      <w:r w:rsidR="008E4CCB">
        <w:rPr>
          <w:rFonts w:hint="eastAsia"/>
        </w:rPr>
        <w:t>：</w:t>
      </w:r>
    </w:p>
    <w:p w:rsidR="00440AC5" w:rsidRDefault="00440AC5" w:rsidP="00440AC5">
      <w:pPr>
        <w:spacing w:after="156"/>
      </w:pPr>
      <w:r>
        <w:rPr>
          <w:rFonts w:hint="eastAsia"/>
          <w:noProof/>
        </w:rPr>
        <w:drawing>
          <wp:inline distT="0" distB="0" distL="0" distR="0">
            <wp:extent cx="1436039" cy="1073630"/>
            <wp:effectExtent l="19050" t="0" r="0" b="0"/>
            <wp:docPr id="8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441" cy="107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1A3" w:rsidRDefault="009C11A3" w:rsidP="00A12DD2">
      <w:pPr>
        <w:pStyle w:val="a6"/>
        <w:numPr>
          <w:ilvl w:val="0"/>
          <w:numId w:val="59"/>
        </w:numPr>
        <w:spacing w:after="156"/>
        <w:ind w:firstLineChars="0"/>
      </w:pPr>
      <w:r>
        <w:rPr>
          <w:rFonts w:hint="eastAsia"/>
        </w:rPr>
        <w:t>Medium Side Flow Source</w:t>
      </w:r>
      <w:r>
        <w:rPr>
          <w:rFonts w:hint="eastAsia"/>
        </w:rPr>
        <w:t>：换热侧的流动方式，分为：</w:t>
      </w:r>
    </w:p>
    <w:p w:rsidR="009C11A3" w:rsidRPr="009C11A3" w:rsidRDefault="009C11A3" w:rsidP="00440AC5">
      <w:pPr>
        <w:spacing w:after="156"/>
      </w:pPr>
      <w:r>
        <w:rPr>
          <w:rFonts w:hint="eastAsia"/>
          <w:noProof/>
        </w:rPr>
        <w:drawing>
          <wp:inline distT="0" distB="0" distL="0" distR="0">
            <wp:extent cx="1630045" cy="1256030"/>
            <wp:effectExtent l="19050" t="0" r="8255" b="0"/>
            <wp:docPr id="8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705" w:rsidRDefault="00432705" w:rsidP="00A12DD2">
      <w:pPr>
        <w:pStyle w:val="a6"/>
        <w:numPr>
          <w:ilvl w:val="0"/>
          <w:numId w:val="59"/>
        </w:numPr>
        <w:spacing w:after="156"/>
        <w:ind w:firstLineChars="0"/>
      </w:pPr>
      <w:r>
        <w:rPr>
          <w:rFonts w:hint="eastAsia"/>
        </w:rPr>
        <w:t>Duty Percentage</w:t>
      </w:r>
      <w:r>
        <w:rPr>
          <w:rFonts w:hint="eastAsia"/>
        </w:rPr>
        <w:t>：是指这几台换热器在整个热负荷中的分配，需要归一化处理。</w:t>
      </w:r>
    </w:p>
    <w:p w:rsidR="00E168EA" w:rsidRDefault="00E168EA">
      <w:pPr>
        <w:widowControl/>
        <w:jc w:val="left"/>
      </w:pPr>
      <w:r>
        <w:br w:type="page"/>
      </w:r>
    </w:p>
    <w:p w:rsidR="00F64226" w:rsidRDefault="00E168EA" w:rsidP="00E427ED">
      <w:pPr>
        <w:spacing w:after="156"/>
      </w:pPr>
      <w:r>
        <w:rPr>
          <w:rFonts w:hint="eastAsia"/>
        </w:rPr>
        <w:lastRenderedPageBreak/>
        <w:t xml:space="preserve">Pinch Feed/Btm </w:t>
      </w:r>
      <w:r>
        <w:rPr>
          <w:rFonts w:hint="eastAsia"/>
        </w:rPr>
        <w:t>这种可能公用的处理</w:t>
      </w:r>
    </w:p>
    <w:p w:rsidR="00E168EA" w:rsidRDefault="00E168EA" w:rsidP="00E427ED">
      <w:pPr>
        <w:spacing w:after="156"/>
      </w:pPr>
      <w:r>
        <w:rPr>
          <w:rFonts w:hint="eastAsia"/>
        </w:rPr>
        <w:t>在其中的一个工况计算后在别的工况都可以引用</w:t>
      </w:r>
    </w:p>
    <w:p w:rsidR="00E168EA" w:rsidRDefault="0057642F" w:rsidP="00E427ED">
      <w:pPr>
        <w:spacing w:after="156"/>
      </w:pPr>
      <w:r>
        <w:rPr>
          <w:rFonts w:hint="eastAsia"/>
        </w:rPr>
        <w:t>蒸汽停时的武平计算要先扣冷却水。这个先没做。</w:t>
      </w:r>
    </w:p>
    <w:p w:rsidR="00294A71" w:rsidRPr="008F4B21" w:rsidRDefault="00294A71" w:rsidP="00E427ED">
      <w:pPr>
        <w:spacing w:after="156"/>
      </w:pPr>
      <w:r>
        <w:rPr>
          <w:rFonts w:hint="eastAsia"/>
        </w:rPr>
        <w:t>临界状态时，温度采用临界温度、原组成的分子量。</w:t>
      </w:r>
    </w:p>
    <w:sectPr w:rsidR="00294A71" w:rsidRPr="008F4B21" w:rsidSect="00A62E56">
      <w:footerReference w:type="default" r:id="rId109"/>
      <w:pgSz w:w="11906" w:h="16838"/>
      <w:pgMar w:top="1440" w:right="0" w:bottom="1440" w:left="1800" w:header="851" w:footer="992" w:gutter="0"/>
      <w:cols w:space="425"/>
      <w:titlePg/>
      <w:docGrid w:type="lines" w:linePitch="312"/>
      <w:sectPrChange w:id="141" w:author="QH" w:date="2014-08-13T14:39:00Z">
        <w:sectPr w:rsidR="00294A71" w:rsidRPr="008F4B21" w:rsidSect="00A62E56">
          <w:pgMar w:top="1440" w:right="1800" w:bottom="1440" w:left="1800" w:header="851" w:footer="992" w:gutter="0"/>
        </w:sectPr>
      </w:sectPrChange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4" w:author="zhangzengfu" w:date="2014-05-16T15:03:00Z" w:initials="z">
    <w:p w:rsidR="00A62E56" w:rsidRDefault="00A62E5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如果热力学方法不是</w:t>
      </w:r>
      <w:r w:rsidRPr="00EA7941">
        <w:t>srk, srkh, srkm, srkp, srks, pr, prh, prm, or prp</w:t>
      </w:r>
      <w:r>
        <w:rPr>
          <w:rFonts w:hint="eastAsia"/>
        </w:rPr>
        <w:t>的话，改成</w:t>
      </w:r>
      <w:r>
        <w:rPr>
          <w:rFonts w:hint="eastAsia"/>
        </w:rPr>
        <w:t>srk</w:t>
      </w:r>
      <w:r>
        <w:rPr>
          <w:rFonts w:hint="eastAsia"/>
        </w:rPr>
        <w:t>的方法，同时提醒一下用户。</w:t>
      </w:r>
    </w:p>
  </w:comment>
  <w:comment w:id="45" w:author="zhangzengfu" w:date="2014-05-30T11:42:00Z" w:initials="z">
    <w:p w:rsidR="00A62E56" w:rsidRDefault="00A62E5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改成</w:t>
      </w:r>
      <w:r>
        <w:rPr>
          <w:rFonts w:hint="eastAsia"/>
        </w:rPr>
        <w:t>*10</w:t>
      </w:r>
    </w:p>
  </w:comment>
  <w:comment w:id="48" w:author="zhangzengfu" w:date="2014-05-30T11:45:00Z" w:initials="z">
    <w:p w:rsidR="00A62E56" w:rsidRDefault="00A62E5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去掉</w:t>
      </w:r>
      <w:r>
        <w:rPr>
          <w:rFonts w:hint="eastAsia"/>
        </w:rPr>
        <w:t>/10</w:t>
      </w:r>
      <w:r>
        <w:rPr>
          <w:rFonts w:hint="eastAsia"/>
        </w:rPr>
        <w:t>，</w:t>
      </w:r>
      <w:r>
        <w:rPr>
          <w:rFonts w:hint="eastAsia"/>
        </w:rPr>
        <w:t>K</w:t>
      </w:r>
      <w:r>
        <w:rPr>
          <w:rFonts w:hint="eastAsia"/>
        </w:rPr>
        <w:t>值采用理想气体</w:t>
      </w:r>
    </w:p>
  </w:comment>
  <w:comment w:id="49" w:author="zhangzengfu" w:date="2014-05-29T16:20:00Z" w:initials="z">
    <w:p w:rsidR="00A62E56" w:rsidRDefault="00A62E5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Pcf</w:t>
      </w:r>
      <w:r>
        <w:rPr>
          <w:rFonts w:hint="eastAsia"/>
        </w:rPr>
        <w:t>的压力是</w:t>
      </w:r>
      <w:r>
        <w:rPr>
          <w:rFonts w:hint="eastAsia"/>
        </w:rPr>
        <w:t>bar</w:t>
      </w:r>
      <w:r>
        <w:rPr>
          <w:rFonts w:hint="eastAsia"/>
        </w:rPr>
        <w:t>？</w:t>
      </w:r>
    </w:p>
    <w:p w:rsidR="00A62E56" w:rsidRDefault="00A62E56">
      <w:pPr>
        <w:pStyle w:val="ad"/>
      </w:pPr>
      <w:r>
        <w:rPr>
          <w:rFonts w:hint="eastAsia"/>
        </w:rPr>
        <w:t>这儿有些问题</w:t>
      </w:r>
    </w:p>
  </w:comment>
  <w:comment w:id="50" w:author="zhangzengfu" w:date="2014-05-30T11:48:00Z" w:initials="z">
    <w:p w:rsidR="00A62E56" w:rsidRDefault="00A62E5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*10</w:t>
      </w:r>
    </w:p>
  </w:comment>
  <w:comment w:id="51" w:author="zhangzengfu" w:date="2014-05-30T11:55:00Z" w:initials="z">
    <w:p w:rsidR="00A62E56" w:rsidRDefault="00A62E5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改成</w:t>
      </w:r>
      <w:r>
        <w:rPr>
          <w:rFonts w:hint="eastAsia"/>
        </w:rPr>
        <w:t>*10</w:t>
      </w:r>
    </w:p>
  </w:comment>
  <w:comment w:id="52" w:author="zhangzengfu" w:date="2014-06-13T10:02:00Z" w:initials="z">
    <w:p w:rsidR="00A62E56" w:rsidRDefault="00A62E5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去掉</w:t>
      </w:r>
      <w:r>
        <w:rPr>
          <w:rFonts w:hint="eastAsia"/>
        </w:rPr>
        <w:t>/10</w:t>
      </w:r>
    </w:p>
  </w:comment>
  <w:comment w:id="53" w:author="zhangzengfu" w:date="2014-05-30T13:33:00Z" w:initials="z">
    <w:p w:rsidR="00A62E56" w:rsidRDefault="00A62E5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Wv=R*Kl*Kv*d^2/</w:t>
      </w:r>
      <w:r>
        <w:rPr>
          <w:rFonts w:hint="eastAsia"/>
        </w:rPr>
        <w:t>（</w:t>
      </w:r>
      <w:r>
        <w:rPr>
          <w:rFonts w:hint="eastAsia"/>
        </w:rPr>
        <w:t>R*Kl+</w:t>
      </w:r>
      <w:r>
        <w:rPr>
          <w:rFonts w:hint="eastAsia"/>
        </w:rPr>
        <w:t>（</w:t>
      </w:r>
      <w:r>
        <w:rPr>
          <w:rFonts w:hint="eastAsia"/>
        </w:rPr>
        <w:t>1-R</w:t>
      </w:r>
      <w:r>
        <w:rPr>
          <w:rFonts w:hint="eastAsia"/>
        </w:rPr>
        <w:t>）</w:t>
      </w:r>
      <w:r>
        <w:rPr>
          <w:rFonts w:hint="eastAsia"/>
        </w:rPr>
        <w:t>*Kv</w:t>
      </w:r>
      <w:r>
        <w:rPr>
          <w:rFonts w:hint="eastAsia"/>
        </w:rPr>
        <w:t>）</w:t>
      </w:r>
    </w:p>
  </w:comment>
  <w:comment w:id="54" w:author="zhangzengfu" w:date="2014-05-30T13:53:00Z" w:initials="z">
    <w:p w:rsidR="00A62E56" w:rsidRDefault="00A62E5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应该是</w:t>
      </w:r>
      <w:r>
        <w:rPr>
          <w:rFonts w:hint="eastAsia"/>
        </w:rPr>
        <w:t>Rmassv+Rmassl</w:t>
      </w:r>
      <w:r>
        <w:rPr>
          <w:rFonts w:hint="eastAsia"/>
        </w:rPr>
        <w:t>相乘和相加，右下角改为</w:t>
      </w:r>
    </w:p>
  </w:comment>
  <w:comment w:id="126" w:author="zhangzengfu" w:date="2014-05-16T14:59:00Z" w:initials="z">
    <w:p w:rsidR="00A62E56" w:rsidRDefault="00A62E5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改成选择闪蒸罐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742F" w:rsidRDefault="002E742F" w:rsidP="00E427ED">
      <w:pPr>
        <w:spacing w:after="120"/>
      </w:pPr>
      <w:r>
        <w:separator/>
      </w:r>
    </w:p>
  </w:endnote>
  <w:endnote w:type="continuationSeparator" w:id="0">
    <w:p w:rsidR="002E742F" w:rsidRDefault="002E742F" w:rsidP="00E427ED">
      <w:pPr>
        <w:spacing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1723946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A62E56" w:rsidRDefault="00A62E56" w:rsidP="00E427ED">
            <w:pPr>
              <w:pStyle w:val="a5"/>
              <w:spacing w:after="12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3C4E5D">
              <w:rPr>
                <w:b/>
                <w:noProof/>
              </w:rPr>
              <w:t>24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3C4E5D">
              <w:rPr>
                <w:b/>
                <w:noProof/>
              </w:rPr>
              <w:t>85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A62E56" w:rsidRDefault="00A62E56" w:rsidP="00E427ED">
    <w:pPr>
      <w:pStyle w:val="a5"/>
      <w:spacing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742F" w:rsidRDefault="002E742F" w:rsidP="00E427ED">
      <w:pPr>
        <w:spacing w:after="120"/>
      </w:pPr>
      <w:r>
        <w:separator/>
      </w:r>
    </w:p>
  </w:footnote>
  <w:footnote w:type="continuationSeparator" w:id="0">
    <w:p w:rsidR="002E742F" w:rsidRDefault="002E742F" w:rsidP="00E427ED">
      <w:pPr>
        <w:spacing w:after="1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F019F"/>
    <w:multiLevelType w:val="hybridMultilevel"/>
    <w:tmpl w:val="B3CE9220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B58C5FFE">
      <w:start w:val="1"/>
      <w:numFmt w:val="bullet"/>
      <w:lvlText w:val="+"/>
      <w:lvlJc w:val="left"/>
      <w:pPr>
        <w:ind w:left="1260" w:hanging="420"/>
      </w:pPr>
      <w:rPr>
        <w:rFonts w:ascii="宋体" w:eastAsia="宋体" w:hAnsi="宋体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1AD06E1"/>
    <w:multiLevelType w:val="hybridMultilevel"/>
    <w:tmpl w:val="CA78063A"/>
    <w:lvl w:ilvl="0" w:tplc="EDE8774A">
      <w:start w:val="1"/>
      <w:numFmt w:val="bullet"/>
      <w:lvlText w:val=""/>
      <w:lvlJc w:val="left"/>
      <w:pPr>
        <w:ind w:left="360" w:hanging="36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C42267"/>
    <w:multiLevelType w:val="hybridMultilevel"/>
    <w:tmpl w:val="37D2FA8A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439250A"/>
    <w:multiLevelType w:val="hybridMultilevel"/>
    <w:tmpl w:val="F88E1202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B58C5FFE">
      <w:start w:val="1"/>
      <w:numFmt w:val="bullet"/>
      <w:lvlText w:val="+"/>
      <w:lvlJc w:val="left"/>
      <w:pPr>
        <w:ind w:left="1260" w:hanging="420"/>
      </w:pPr>
      <w:rPr>
        <w:rFonts w:ascii="宋体" w:eastAsia="宋体" w:hAnsi="宋体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4FC6492"/>
    <w:multiLevelType w:val="hybridMultilevel"/>
    <w:tmpl w:val="FAEE36BA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516526A"/>
    <w:multiLevelType w:val="hybridMultilevel"/>
    <w:tmpl w:val="B590C3E8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B58C5FFE">
      <w:start w:val="1"/>
      <w:numFmt w:val="bullet"/>
      <w:lvlText w:val="+"/>
      <w:lvlJc w:val="left"/>
      <w:pPr>
        <w:ind w:left="1260" w:hanging="420"/>
      </w:pPr>
      <w:rPr>
        <w:rFonts w:ascii="宋体" w:eastAsia="宋体" w:hAnsi="宋体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8CA4C16"/>
    <w:multiLevelType w:val="hybridMultilevel"/>
    <w:tmpl w:val="41DE57FE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8ED217E"/>
    <w:multiLevelType w:val="hybridMultilevel"/>
    <w:tmpl w:val="91862F50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0AD24DDE"/>
    <w:multiLevelType w:val="hybridMultilevel"/>
    <w:tmpl w:val="F4EA76AE"/>
    <w:lvl w:ilvl="0" w:tplc="B58C5FFE">
      <w:start w:val="1"/>
      <w:numFmt w:val="bullet"/>
      <w:lvlText w:val="+"/>
      <w:lvlJc w:val="left"/>
      <w:pPr>
        <w:ind w:left="1260" w:hanging="420"/>
      </w:pPr>
      <w:rPr>
        <w:rFonts w:ascii="宋体" w:eastAsia="宋体" w:hAnsi="宋体" w:hint="eastAsia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>
    <w:nsid w:val="0BBD040D"/>
    <w:multiLevelType w:val="hybridMultilevel"/>
    <w:tmpl w:val="0E1E1BBA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0">
    <w:nsid w:val="0F321D29"/>
    <w:multiLevelType w:val="hybridMultilevel"/>
    <w:tmpl w:val="D7DEDC66"/>
    <w:lvl w:ilvl="0" w:tplc="C406BE9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8877FE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6CA53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12F0C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4603A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6AEBC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B8A05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A0424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EEC9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06B0B0A"/>
    <w:multiLevelType w:val="hybridMultilevel"/>
    <w:tmpl w:val="8676D0D4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12853984"/>
    <w:multiLevelType w:val="hybridMultilevel"/>
    <w:tmpl w:val="7C36AC70"/>
    <w:lvl w:ilvl="0" w:tplc="DC1CCDDE">
      <w:start w:val="1"/>
      <w:numFmt w:val="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7C369EEE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ADCACD2A" w:tentative="1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FC68BE8" w:tentative="1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E06ACE52" w:tentative="1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DCC8A58E" w:tentative="1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DE54F494" w:tentative="1">
      <w:start w:val="1"/>
      <w:numFmt w:val="bullet"/>
      <w:lvlText w:val="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B860A94" w:tentative="1">
      <w:start w:val="1"/>
      <w:numFmt w:val="bullet"/>
      <w:lvlText w:val="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3A38D51A" w:tentative="1">
      <w:start w:val="1"/>
      <w:numFmt w:val="bullet"/>
      <w:lvlText w:val="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16184E82"/>
    <w:multiLevelType w:val="hybridMultilevel"/>
    <w:tmpl w:val="305EE5F2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171004D8"/>
    <w:multiLevelType w:val="hybridMultilevel"/>
    <w:tmpl w:val="8640CFFA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B58C5FFE">
      <w:start w:val="1"/>
      <w:numFmt w:val="bullet"/>
      <w:lvlText w:val="+"/>
      <w:lvlJc w:val="left"/>
      <w:pPr>
        <w:ind w:left="1260" w:hanging="420"/>
      </w:pPr>
      <w:rPr>
        <w:rFonts w:ascii="宋体" w:eastAsia="宋体" w:hAnsi="宋体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175E1771"/>
    <w:multiLevelType w:val="hybridMultilevel"/>
    <w:tmpl w:val="EAC65476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18F93237"/>
    <w:multiLevelType w:val="hybridMultilevel"/>
    <w:tmpl w:val="2B2C804C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1A2E0891"/>
    <w:multiLevelType w:val="hybridMultilevel"/>
    <w:tmpl w:val="4B846434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1A642FAA"/>
    <w:multiLevelType w:val="hybridMultilevel"/>
    <w:tmpl w:val="CBC4C244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1F077F2A"/>
    <w:multiLevelType w:val="hybridMultilevel"/>
    <w:tmpl w:val="77D482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20313F48"/>
    <w:multiLevelType w:val="hybridMultilevel"/>
    <w:tmpl w:val="CD281916"/>
    <w:lvl w:ilvl="0" w:tplc="B0900C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B051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429C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28C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BE92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4E79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F445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808F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2AFC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23D56306"/>
    <w:multiLevelType w:val="hybridMultilevel"/>
    <w:tmpl w:val="7CD6B8AC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26AF5009"/>
    <w:multiLevelType w:val="hybridMultilevel"/>
    <w:tmpl w:val="29982C74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28185FD1"/>
    <w:multiLevelType w:val="hybridMultilevel"/>
    <w:tmpl w:val="AF746A50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297B1585"/>
    <w:multiLevelType w:val="hybridMultilevel"/>
    <w:tmpl w:val="9BFA5A1A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2A972D4D"/>
    <w:multiLevelType w:val="hybridMultilevel"/>
    <w:tmpl w:val="7982D000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B58C5FFE">
      <w:start w:val="1"/>
      <w:numFmt w:val="bullet"/>
      <w:lvlText w:val="+"/>
      <w:lvlJc w:val="left"/>
      <w:pPr>
        <w:ind w:left="1260" w:hanging="420"/>
      </w:pPr>
      <w:rPr>
        <w:rFonts w:ascii="宋体" w:eastAsia="宋体" w:hAnsi="宋体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2BA0521B"/>
    <w:multiLevelType w:val="hybridMultilevel"/>
    <w:tmpl w:val="C9A4218C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2BDB308A"/>
    <w:multiLevelType w:val="hybridMultilevel"/>
    <w:tmpl w:val="99DC1C60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2FE808CF"/>
    <w:multiLevelType w:val="hybridMultilevel"/>
    <w:tmpl w:val="FE08FF7A"/>
    <w:lvl w:ilvl="0" w:tplc="D952D172">
      <w:start w:val="1"/>
      <w:numFmt w:val="decimal"/>
      <w:lvlText w:val="[%1]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0113C9D"/>
    <w:multiLevelType w:val="hybridMultilevel"/>
    <w:tmpl w:val="09D2F9E4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30392903"/>
    <w:multiLevelType w:val="hybridMultilevel"/>
    <w:tmpl w:val="171CF99E"/>
    <w:lvl w:ilvl="0" w:tplc="D8942E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68A2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36EC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369B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F6DA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7817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6AC2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1E82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C221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32EE0FA5"/>
    <w:multiLevelType w:val="hybridMultilevel"/>
    <w:tmpl w:val="E2CC6594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3485197B"/>
    <w:multiLevelType w:val="hybridMultilevel"/>
    <w:tmpl w:val="7E7E4634"/>
    <w:lvl w:ilvl="0" w:tplc="ACE422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7441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D04E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BCB0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B04B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E45B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2E0A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BECF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C067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39577ED8"/>
    <w:multiLevelType w:val="hybridMultilevel"/>
    <w:tmpl w:val="F482C800"/>
    <w:lvl w:ilvl="0" w:tplc="58481B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6027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1CEE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D29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7CFB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5E01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1281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A233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2C77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3F281DEE"/>
    <w:multiLevelType w:val="hybridMultilevel"/>
    <w:tmpl w:val="38A800F6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3F68450F"/>
    <w:multiLevelType w:val="hybridMultilevel"/>
    <w:tmpl w:val="FA44A178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42370C3E"/>
    <w:multiLevelType w:val="hybridMultilevel"/>
    <w:tmpl w:val="F98E6E4C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B58C5FFE">
      <w:start w:val="1"/>
      <w:numFmt w:val="bullet"/>
      <w:lvlText w:val="+"/>
      <w:lvlJc w:val="left"/>
      <w:pPr>
        <w:ind w:left="1260" w:hanging="420"/>
      </w:pPr>
      <w:rPr>
        <w:rFonts w:ascii="宋体" w:eastAsia="宋体" w:hAnsi="宋体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429F16BD"/>
    <w:multiLevelType w:val="hybridMultilevel"/>
    <w:tmpl w:val="3FFE634A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45812A2C"/>
    <w:multiLevelType w:val="hybridMultilevel"/>
    <w:tmpl w:val="2B8CF0BE"/>
    <w:lvl w:ilvl="0" w:tplc="39EEAC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EC2E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5E98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A647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9C24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4CEF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50C6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88B7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F4BC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45842360"/>
    <w:multiLevelType w:val="hybridMultilevel"/>
    <w:tmpl w:val="962A78A6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477632EB"/>
    <w:multiLevelType w:val="hybridMultilevel"/>
    <w:tmpl w:val="F0241998"/>
    <w:lvl w:ilvl="0" w:tplc="901E7726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4A753834"/>
    <w:multiLevelType w:val="hybridMultilevel"/>
    <w:tmpl w:val="D2245B7C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4D2012F4"/>
    <w:multiLevelType w:val="hybridMultilevel"/>
    <w:tmpl w:val="C1B4C3B6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51487594"/>
    <w:multiLevelType w:val="hybridMultilevel"/>
    <w:tmpl w:val="A064C1C0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B58C5FFE">
      <w:start w:val="1"/>
      <w:numFmt w:val="bullet"/>
      <w:lvlText w:val="+"/>
      <w:lvlJc w:val="left"/>
      <w:pPr>
        <w:ind w:left="1260" w:hanging="420"/>
      </w:pPr>
      <w:rPr>
        <w:rFonts w:ascii="宋体" w:eastAsia="宋体" w:hAnsi="宋体" w:hint="eastAsia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538E3340"/>
    <w:multiLevelType w:val="hybridMultilevel"/>
    <w:tmpl w:val="E264C7F2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B58C5FFE">
      <w:start w:val="1"/>
      <w:numFmt w:val="bullet"/>
      <w:lvlText w:val="+"/>
      <w:lvlJc w:val="left"/>
      <w:pPr>
        <w:ind w:left="1260" w:hanging="420"/>
      </w:pPr>
      <w:rPr>
        <w:rFonts w:ascii="宋体" w:eastAsia="宋体" w:hAnsi="宋体" w:hint="eastAsia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543A6CDF"/>
    <w:multiLevelType w:val="hybridMultilevel"/>
    <w:tmpl w:val="073E25A6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B58C5FFE">
      <w:start w:val="1"/>
      <w:numFmt w:val="bullet"/>
      <w:lvlText w:val="+"/>
      <w:lvlJc w:val="left"/>
      <w:pPr>
        <w:ind w:left="1260" w:hanging="420"/>
      </w:pPr>
      <w:rPr>
        <w:rFonts w:ascii="宋体" w:eastAsia="宋体" w:hAnsi="宋体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>
    <w:nsid w:val="559503E9"/>
    <w:multiLevelType w:val="hybridMultilevel"/>
    <w:tmpl w:val="8306114A"/>
    <w:lvl w:ilvl="0" w:tplc="B2EC7B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D4F87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12F34C">
      <w:start w:val="115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C4EC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B674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069B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4C49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8424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60C0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>
    <w:nsid w:val="55987DD2"/>
    <w:multiLevelType w:val="hybridMultilevel"/>
    <w:tmpl w:val="A97C6CA2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55F613E3"/>
    <w:multiLevelType w:val="hybridMultilevel"/>
    <w:tmpl w:val="1BD073A0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B58C5FFE">
      <w:start w:val="1"/>
      <w:numFmt w:val="bullet"/>
      <w:lvlText w:val="+"/>
      <w:lvlJc w:val="left"/>
      <w:pPr>
        <w:ind w:left="1260" w:hanging="420"/>
      </w:pPr>
      <w:rPr>
        <w:rFonts w:ascii="宋体" w:eastAsia="宋体" w:hAnsi="宋体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>
    <w:nsid w:val="572D3002"/>
    <w:multiLevelType w:val="hybridMultilevel"/>
    <w:tmpl w:val="A26699EE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B58C5FFE">
      <w:start w:val="1"/>
      <w:numFmt w:val="bullet"/>
      <w:lvlText w:val="+"/>
      <w:lvlJc w:val="left"/>
      <w:pPr>
        <w:ind w:left="1260" w:hanging="420"/>
      </w:pPr>
      <w:rPr>
        <w:rFonts w:ascii="宋体" w:eastAsia="宋体" w:hAnsi="宋体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>
    <w:nsid w:val="5ABA64CB"/>
    <w:multiLevelType w:val="hybridMultilevel"/>
    <w:tmpl w:val="A178104C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B58C5FFE">
      <w:start w:val="1"/>
      <w:numFmt w:val="bullet"/>
      <w:lvlText w:val="+"/>
      <w:lvlJc w:val="left"/>
      <w:pPr>
        <w:ind w:left="1260" w:hanging="420"/>
      </w:pPr>
      <w:rPr>
        <w:rFonts w:ascii="宋体" w:eastAsia="宋体" w:hAnsi="宋体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>
    <w:nsid w:val="5AC03441"/>
    <w:multiLevelType w:val="hybridMultilevel"/>
    <w:tmpl w:val="A648C55E"/>
    <w:lvl w:ilvl="0" w:tplc="2E4A20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96C86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BC8D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5E52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B82C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049B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D8D3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8E14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38F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2">
    <w:nsid w:val="5E0C3537"/>
    <w:multiLevelType w:val="hybridMultilevel"/>
    <w:tmpl w:val="86829886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>
    <w:nsid w:val="5F3A71CE"/>
    <w:multiLevelType w:val="hybridMultilevel"/>
    <w:tmpl w:val="9B5A467C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>
    <w:nsid w:val="5F69124E"/>
    <w:multiLevelType w:val="hybridMultilevel"/>
    <w:tmpl w:val="D172BDDC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B58C5FFE">
      <w:start w:val="1"/>
      <w:numFmt w:val="bullet"/>
      <w:lvlText w:val="+"/>
      <w:lvlJc w:val="left"/>
      <w:pPr>
        <w:ind w:left="1260" w:hanging="420"/>
      </w:pPr>
      <w:rPr>
        <w:rFonts w:ascii="宋体" w:eastAsia="宋体" w:hAnsi="宋体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>
    <w:nsid w:val="60C06A7C"/>
    <w:multiLevelType w:val="hybridMultilevel"/>
    <w:tmpl w:val="043CBEB2"/>
    <w:lvl w:ilvl="0" w:tplc="199E1D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62581568"/>
    <w:multiLevelType w:val="hybridMultilevel"/>
    <w:tmpl w:val="E66C5986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>
    <w:nsid w:val="65D850AB"/>
    <w:multiLevelType w:val="hybridMultilevel"/>
    <w:tmpl w:val="8F647108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>
    <w:nsid w:val="66FC2DE4"/>
    <w:multiLevelType w:val="hybridMultilevel"/>
    <w:tmpl w:val="3FBA2134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B58C5FFE">
      <w:start w:val="1"/>
      <w:numFmt w:val="bullet"/>
      <w:lvlText w:val="+"/>
      <w:lvlJc w:val="left"/>
      <w:pPr>
        <w:ind w:left="1260" w:hanging="420"/>
      </w:pPr>
      <w:rPr>
        <w:rFonts w:ascii="宋体" w:eastAsia="宋体" w:hAnsi="宋体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674812FD"/>
    <w:multiLevelType w:val="hybridMultilevel"/>
    <w:tmpl w:val="F7563DDC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>
    <w:nsid w:val="69A941CC"/>
    <w:multiLevelType w:val="hybridMultilevel"/>
    <w:tmpl w:val="E190DB02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>
    <w:nsid w:val="6A0054E3"/>
    <w:multiLevelType w:val="hybridMultilevel"/>
    <w:tmpl w:val="AC78F6DE"/>
    <w:lvl w:ilvl="0" w:tplc="3A1221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DE419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3E7DB8">
      <w:start w:val="115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64B0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3010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E2FC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A283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DC92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8E7F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2">
    <w:nsid w:val="6A1732DE"/>
    <w:multiLevelType w:val="hybridMultilevel"/>
    <w:tmpl w:val="93A0DA4C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B58C5FFE">
      <w:start w:val="1"/>
      <w:numFmt w:val="bullet"/>
      <w:lvlText w:val="+"/>
      <w:lvlJc w:val="left"/>
      <w:pPr>
        <w:ind w:left="1260" w:hanging="420"/>
      </w:pPr>
      <w:rPr>
        <w:rFonts w:ascii="宋体" w:eastAsia="宋体" w:hAnsi="宋体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>
    <w:nsid w:val="6C0D7A93"/>
    <w:multiLevelType w:val="hybridMultilevel"/>
    <w:tmpl w:val="9B80E9BE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F9468C94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>
    <w:nsid w:val="6D4A06D0"/>
    <w:multiLevelType w:val="hybridMultilevel"/>
    <w:tmpl w:val="597A0052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>
    <w:nsid w:val="6FEC7824"/>
    <w:multiLevelType w:val="hybridMultilevel"/>
    <w:tmpl w:val="250C89FE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>
    <w:nsid w:val="70623C60"/>
    <w:multiLevelType w:val="hybridMultilevel"/>
    <w:tmpl w:val="E2F44752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B58C5FFE">
      <w:start w:val="1"/>
      <w:numFmt w:val="bullet"/>
      <w:lvlText w:val="+"/>
      <w:lvlJc w:val="left"/>
      <w:pPr>
        <w:ind w:left="1260" w:hanging="420"/>
      </w:pPr>
      <w:rPr>
        <w:rFonts w:ascii="宋体" w:eastAsia="宋体" w:hAnsi="宋体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>
    <w:nsid w:val="72BD7AF8"/>
    <w:multiLevelType w:val="multilevel"/>
    <w:tmpl w:val="82DE288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10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pStyle w:val="a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8">
    <w:nsid w:val="7376374A"/>
    <w:multiLevelType w:val="hybridMultilevel"/>
    <w:tmpl w:val="F222BBB4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>
    <w:nsid w:val="76E3388C"/>
    <w:multiLevelType w:val="hybridMultilevel"/>
    <w:tmpl w:val="FA5418FE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>
    <w:nsid w:val="77110B7E"/>
    <w:multiLevelType w:val="hybridMultilevel"/>
    <w:tmpl w:val="3B34CA6E"/>
    <w:lvl w:ilvl="0" w:tplc="58DE9E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9A97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DAD8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AC61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0CBD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643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B699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3CEF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D06D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1">
    <w:nsid w:val="78936C62"/>
    <w:multiLevelType w:val="hybridMultilevel"/>
    <w:tmpl w:val="FD741546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>
    <w:nsid w:val="7939614D"/>
    <w:multiLevelType w:val="hybridMultilevel"/>
    <w:tmpl w:val="84CE49CE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B58C5FFE">
      <w:start w:val="1"/>
      <w:numFmt w:val="bullet"/>
      <w:lvlText w:val="+"/>
      <w:lvlJc w:val="left"/>
      <w:pPr>
        <w:ind w:left="1260" w:hanging="420"/>
      </w:pPr>
      <w:rPr>
        <w:rFonts w:ascii="宋体" w:eastAsia="宋体" w:hAnsi="宋体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>
    <w:nsid w:val="7A876DA6"/>
    <w:multiLevelType w:val="hybridMultilevel"/>
    <w:tmpl w:val="81F8793C"/>
    <w:lvl w:ilvl="0" w:tplc="901E7726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4">
    <w:nsid w:val="7CC14FD0"/>
    <w:multiLevelType w:val="hybridMultilevel"/>
    <w:tmpl w:val="48DEC026"/>
    <w:lvl w:ilvl="0" w:tplc="21F2A2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9EB4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B69C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3485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2005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02E3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E89D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6C13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6C5B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5">
    <w:nsid w:val="7CC3134B"/>
    <w:multiLevelType w:val="hybridMultilevel"/>
    <w:tmpl w:val="B5CAA5A2"/>
    <w:lvl w:ilvl="0" w:tplc="EDE8774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901E7726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7"/>
  </w:num>
  <w:num w:numId="2">
    <w:abstractNumId w:val="37"/>
  </w:num>
  <w:num w:numId="3">
    <w:abstractNumId w:val="64"/>
  </w:num>
  <w:num w:numId="4">
    <w:abstractNumId w:val="63"/>
  </w:num>
  <w:num w:numId="5">
    <w:abstractNumId w:val="9"/>
  </w:num>
  <w:num w:numId="6">
    <w:abstractNumId w:val="71"/>
  </w:num>
  <w:num w:numId="7">
    <w:abstractNumId w:val="2"/>
  </w:num>
  <w:num w:numId="8">
    <w:abstractNumId w:val="22"/>
  </w:num>
  <w:num w:numId="9">
    <w:abstractNumId w:val="40"/>
  </w:num>
  <w:num w:numId="10">
    <w:abstractNumId w:val="43"/>
  </w:num>
  <w:num w:numId="11">
    <w:abstractNumId w:val="16"/>
  </w:num>
  <w:num w:numId="12">
    <w:abstractNumId w:val="28"/>
  </w:num>
  <w:num w:numId="13">
    <w:abstractNumId w:val="19"/>
  </w:num>
  <w:num w:numId="14">
    <w:abstractNumId w:val="42"/>
  </w:num>
  <w:num w:numId="15">
    <w:abstractNumId w:val="45"/>
  </w:num>
  <w:num w:numId="16">
    <w:abstractNumId w:val="5"/>
  </w:num>
  <w:num w:numId="17">
    <w:abstractNumId w:val="73"/>
  </w:num>
  <w:num w:numId="18">
    <w:abstractNumId w:val="44"/>
  </w:num>
  <w:num w:numId="19">
    <w:abstractNumId w:val="66"/>
  </w:num>
  <w:num w:numId="20">
    <w:abstractNumId w:val="59"/>
  </w:num>
  <w:num w:numId="21">
    <w:abstractNumId w:val="24"/>
  </w:num>
  <w:num w:numId="22">
    <w:abstractNumId w:val="68"/>
  </w:num>
  <w:num w:numId="23">
    <w:abstractNumId w:val="11"/>
  </w:num>
  <w:num w:numId="24">
    <w:abstractNumId w:val="26"/>
  </w:num>
  <w:num w:numId="25">
    <w:abstractNumId w:val="29"/>
  </w:num>
  <w:num w:numId="26">
    <w:abstractNumId w:val="60"/>
  </w:num>
  <w:num w:numId="27">
    <w:abstractNumId w:val="0"/>
  </w:num>
  <w:num w:numId="28">
    <w:abstractNumId w:val="62"/>
  </w:num>
  <w:num w:numId="29">
    <w:abstractNumId w:val="36"/>
  </w:num>
  <w:num w:numId="30">
    <w:abstractNumId w:val="57"/>
  </w:num>
  <w:num w:numId="31">
    <w:abstractNumId w:val="18"/>
  </w:num>
  <w:num w:numId="32">
    <w:abstractNumId w:val="50"/>
  </w:num>
  <w:num w:numId="33">
    <w:abstractNumId w:val="69"/>
  </w:num>
  <w:num w:numId="34">
    <w:abstractNumId w:val="21"/>
  </w:num>
  <w:num w:numId="35">
    <w:abstractNumId w:val="49"/>
  </w:num>
  <w:num w:numId="36">
    <w:abstractNumId w:val="8"/>
  </w:num>
  <w:num w:numId="37">
    <w:abstractNumId w:val="53"/>
  </w:num>
  <w:num w:numId="38">
    <w:abstractNumId w:val="10"/>
  </w:num>
  <w:num w:numId="39">
    <w:abstractNumId w:val="12"/>
  </w:num>
  <w:num w:numId="40">
    <w:abstractNumId w:val="58"/>
  </w:num>
  <w:num w:numId="41">
    <w:abstractNumId w:val="54"/>
  </w:num>
  <w:num w:numId="42">
    <w:abstractNumId w:val="52"/>
  </w:num>
  <w:num w:numId="43">
    <w:abstractNumId w:val="3"/>
  </w:num>
  <w:num w:numId="44">
    <w:abstractNumId w:val="48"/>
  </w:num>
  <w:num w:numId="45">
    <w:abstractNumId w:val="1"/>
  </w:num>
  <w:num w:numId="46">
    <w:abstractNumId w:val="13"/>
  </w:num>
  <w:num w:numId="47">
    <w:abstractNumId w:val="14"/>
  </w:num>
  <w:num w:numId="48">
    <w:abstractNumId w:val="47"/>
  </w:num>
  <w:num w:numId="49">
    <w:abstractNumId w:val="4"/>
  </w:num>
  <w:num w:numId="50">
    <w:abstractNumId w:val="75"/>
  </w:num>
  <w:num w:numId="51">
    <w:abstractNumId w:val="7"/>
  </w:num>
  <w:num w:numId="52">
    <w:abstractNumId w:val="27"/>
  </w:num>
  <w:num w:numId="53">
    <w:abstractNumId w:val="72"/>
  </w:num>
  <w:num w:numId="54">
    <w:abstractNumId w:val="39"/>
  </w:num>
  <w:num w:numId="55">
    <w:abstractNumId w:val="25"/>
  </w:num>
  <w:num w:numId="56">
    <w:abstractNumId w:val="17"/>
  </w:num>
  <w:num w:numId="57">
    <w:abstractNumId w:val="15"/>
  </w:num>
  <w:num w:numId="58">
    <w:abstractNumId w:val="34"/>
  </w:num>
  <w:num w:numId="59">
    <w:abstractNumId w:val="23"/>
  </w:num>
  <w:num w:numId="60">
    <w:abstractNumId w:val="56"/>
  </w:num>
  <w:num w:numId="61">
    <w:abstractNumId w:val="55"/>
  </w:num>
  <w:num w:numId="62">
    <w:abstractNumId w:val="6"/>
  </w:num>
  <w:num w:numId="63">
    <w:abstractNumId w:val="41"/>
  </w:num>
  <w:num w:numId="64">
    <w:abstractNumId w:val="35"/>
  </w:num>
  <w:num w:numId="65">
    <w:abstractNumId w:val="65"/>
  </w:num>
  <w:num w:numId="66">
    <w:abstractNumId w:val="31"/>
  </w:num>
  <w:num w:numId="67">
    <w:abstractNumId w:val="74"/>
  </w:num>
  <w:num w:numId="68">
    <w:abstractNumId w:val="33"/>
  </w:num>
  <w:num w:numId="69">
    <w:abstractNumId w:val="32"/>
  </w:num>
  <w:num w:numId="70">
    <w:abstractNumId w:val="70"/>
  </w:num>
  <w:num w:numId="71">
    <w:abstractNumId w:val="30"/>
  </w:num>
  <w:num w:numId="72">
    <w:abstractNumId w:val="20"/>
  </w:num>
  <w:num w:numId="73">
    <w:abstractNumId w:val="38"/>
  </w:num>
  <w:num w:numId="74">
    <w:abstractNumId w:val="46"/>
  </w:num>
  <w:num w:numId="75">
    <w:abstractNumId w:val="51"/>
  </w:num>
  <w:num w:numId="76">
    <w:abstractNumId w:val="61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trackRevisions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0A6C"/>
    <w:rsid w:val="00002721"/>
    <w:rsid w:val="00003FBB"/>
    <w:rsid w:val="000074D1"/>
    <w:rsid w:val="00012EDC"/>
    <w:rsid w:val="00013840"/>
    <w:rsid w:val="00016626"/>
    <w:rsid w:val="000179F8"/>
    <w:rsid w:val="0002547F"/>
    <w:rsid w:val="000313B9"/>
    <w:rsid w:val="000322C7"/>
    <w:rsid w:val="00032D3C"/>
    <w:rsid w:val="00033A3E"/>
    <w:rsid w:val="00033C27"/>
    <w:rsid w:val="0003567B"/>
    <w:rsid w:val="000407A1"/>
    <w:rsid w:val="000416E1"/>
    <w:rsid w:val="000424E2"/>
    <w:rsid w:val="00044847"/>
    <w:rsid w:val="00046738"/>
    <w:rsid w:val="0005106B"/>
    <w:rsid w:val="00052030"/>
    <w:rsid w:val="000539B1"/>
    <w:rsid w:val="00054E02"/>
    <w:rsid w:val="00057F45"/>
    <w:rsid w:val="00060E14"/>
    <w:rsid w:val="00062630"/>
    <w:rsid w:val="00062891"/>
    <w:rsid w:val="000647D8"/>
    <w:rsid w:val="0007145F"/>
    <w:rsid w:val="00071661"/>
    <w:rsid w:val="000720D5"/>
    <w:rsid w:val="00073F43"/>
    <w:rsid w:val="00074230"/>
    <w:rsid w:val="00077358"/>
    <w:rsid w:val="000801C8"/>
    <w:rsid w:val="000838EB"/>
    <w:rsid w:val="00087D82"/>
    <w:rsid w:val="00092CE4"/>
    <w:rsid w:val="000937AC"/>
    <w:rsid w:val="00096145"/>
    <w:rsid w:val="000A0BD9"/>
    <w:rsid w:val="000A4FB6"/>
    <w:rsid w:val="000B04AD"/>
    <w:rsid w:val="000B1D8B"/>
    <w:rsid w:val="000B2F67"/>
    <w:rsid w:val="000B384F"/>
    <w:rsid w:val="000C3497"/>
    <w:rsid w:val="000C3F5A"/>
    <w:rsid w:val="000C4BD7"/>
    <w:rsid w:val="000D1DB3"/>
    <w:rsid w:val="000D1E48"/>
    <w:rsid w:val="000D4F92"/>
    <w:rsid w:val="000D74A3"/>
    <w:rsid w:val="000E163C"/>
    <w:rsid w:val="000E4A6D"/>
    <w:rsid w:val="000E5496"/>
    <w:rsid w:val="000E7072"/>
    <w:rsid w:val="000F49CC"/>
    <w:rsid w:val="000F5324"/>
    <w:rsid w:val="000F53F1"/>
    <w:rsid w:val="000F67DC"/>
    <w:rsid w:val="000F7114"/>
    <w:rsid w:val="00100057"/>
    <w:rsid w:val="0010027A"/>
    <w:rsid w:val="001019A2"/>
    <w:rsid w:val="001031D0"/>
    <w:rsid w:val="001046D1"/>
    <w:rsid w:val="0011011B"/>
    <w:rsid w:val="00112E88"/>
    <w:rsid w:val="00113D0A"/>
    <w:rsid w:val="001161AF"/>
    <w:rsid w:val="00116F35"/>
    <w:rsid w:val="00117854"/>
    <w:rsid w:val="00121767"/>
    <w:rsid w:val="001225A9"/>
    <w:rsid w:val="001231A4"/>
    <w:rsid w:val="00123E55"/>
    <w:rsid w:val="00125198"/>
    <w:rsid w:val="001261C4"/>
    <w:rsid w:val="001304FA"/>
    <w:rsid w:val="00133A56"/>
    <w:rsid w:val="00136461"/>
    <w:rsid w:val="001369AA"/>
    <w:rsid w:val="00140A6C"/>
    <w:rsid w:val="001428E9"/>
    <w:rsid w:val="00144DB9"/>
    <w:rsid w:val="00145397"/>
    <w:rsid w:val="001465F9"/>
    <w:rsid w:val="00146F22"/>
    <w:rsid w:val="001532C3"/>
    <w:rsid w:val="00153A82"/>
    <w:rsid w:val="00157561"/>
    <w:rsid w:val="00164D40"/>
    <w:rsid w:val="00165985"/>
    <w:rsid w:val="0017085D"/>
    <w:rsid w:val="00170C06"/>
    <w:rsid w:val="00170E1C"/>
    <w:rsid w:val="0017222D"/>
    <w:rsid w:val="001749D6"/>
    <w:rsid w:val="001777B8"/>
    <w:rsid w:val="00180682"/>
    <w:rsid w:val="001812E8"/>
    <w:rsid w:val="001849BB"/>
    <w:rsid w:val="00186A0F"/>
    <w:rsid w:val="00187CB7"/>
    <w:rsid w:val="001907A5"/>
    <w:rsid w:val="00192E5F"/>
    <w:rsid w:val="001A5448"/>
    <w:rsid w:val="001A5D42"/>
    <w:rsid w:val="001A6851"/>
    <w:rsid w:val="001A718C"/>
    <w:rsid w:val="001A77AC"/>
    <w:rsid w:val="001A7AEC"/>
    <w:rsid w:val="001B6D61"/>
    <w:rsid w:val="001B7FE0"/>
    <w:rsid w:val="001C3235"/>
    <w:rsid w:val="001D096D"/>
    <w:rsid w:val="001D09D6"/>
    <w:rsid w:val="001D30CE"/>
    <w:rsid w:val="001D4392"/>
    <w:rsid w:val="001D5EF0"/>
    <w:rsid w:val="001D6B02"/>
    <w:rsid w:val="001E046E"/>
    <w:rsid w:val="001E0F2B"/>
    <w:rsid w:val="001E279C"/>
    <w:rsid w:val="001E32F4"/>
    <w:rsid w:val="001E4764"/>
    <w:rsid w:val="001E5C69"/>
    <w:rsid w:val="001E7D36"/>
    <w:rsid w:val="001F0348"/>
    <w:rsid w:val="001F2574"/>
    <w:rsid w:val="001F65E7"/>
    <w:rsid w:val="00200EF1"/>
    <w:rsid w:val="00210A1D"/>
    <w:rsid w:val="00215C26"/>
    <w:rsid w:val="0021788B"/>
    <w:rsid w:val="002208E1"/>
    <w:rsid w:val="0022130F"/>
    <w:rsid w:val="00224DA9"/>
    <w:rsid w:val="002256A5"/>
    <w:rsid w:val="00225BC2"/>
    <w:rsid w:val="00226E64"/>
    <w:rsid w:val="0023235E"/>
    <w:rsid w:val="002330CD"/>
    <w:rsid w:val="00234D24"/>
    <w:rsid w:val="0024451C"/>
    <w:rsid w:val="00246139"/>
    <w:rsid w:val="002466E7"/>
    <w:rsid w:val="00247D97"/>
    <w:rsid w:val="002501D5"/>
    <w:rsid w:val="0025175E"/>
    <w:rsid w:val="00251B78"/>
    <w:rsid w:val="00253068"/>
    <w:rsid w:val="002541AA"/>
    <w:rsid w:val="002546A5"/>
    <w:rsid w:val="00255EEA"/>
    <w:rsid w:val="002563FF"/>
    <w:rsid w:val="00257B64"/>
    <w:rsid w:val="00261ED3"/>
    <w:rsid w:val="00264696"/>
    <w:rsid w:val="00272651"/>
    <w:rsid w:val="0027479A"/>
    <w:rsid w:val="002771DB"/>
    <w:rsid w:val="002807AA"/>
    <w:rsid w:val="002844F8"/>
    <w:rsid w:val="0028585B"/>
    <w:rsid w:val="00286335"/>
    <w:rsid w:val="00290E91"/>
    <w:rsid w:val="00291CA8"/>
    <w:rsid w:val="00292624"/>
    <w:rsid w:val="00294A71"/>
    <w:rsid w:val="002953B0"/>
    <w:rsid w:val="002A0017"/>
    <w:rsid w:val="002A0D1C"/>
    <w:rsid w:val="002A2E62"/>
    <w:rsid w:val="002A3DCC"/>
    <w:rsid w:val="002B0283"/>
    <w:rsid w:val="002B177E"/>
    <w:rsid w:val="002B2A5E"/>
    <w:rsid w:val="002B35BF"/>
    <w:rsid w:val="002B424F"/>
    <w:rsid w:val="002B6613"/>
    <w:rsid w:val="002C0D2D"/>
    <w:rsid w:val="002C1A84"/>
    <w:rsid w:val="002C4E41"/>
    <w:rsid w:val="002C7DDB"/>
    <w:rsid w:val="002D0D00"/>
    <w:rsid w:val="002D25F1"/>
    <w:rsid w:val="002D2E61"/>
    <w:rsid w:val="002D591D"/>
    <w:rsid w:val="002D6BF1"/>
    <w:rsid w:val="002D741E"/>
    <w:rsid w:val="002E04AA"/>
    <w:rsid w:val="002E742F"/>
    <w:rsid w:val="002F3BA8"/>
    <w:rsid w:val="002F524B"/>
    <w:rsid w:val="002F6BBF"/>
    <w:rsid w:val="003019E6"/>
    <w:rsid w:val="00301A31"/>
    <w:rsid w:val="00301C55"/>
    <w:rsid w:val="00311434"/>
    <w:rsid w:val="00312206"/>
    <w:rsid w:val="0031295F"/>
    <w:rsid w:val="0031519A"/>
    <w:rsid w:val="003161F2"/>
    <w:rsid w:val="00316EAE"/>
    <w:rsid w:val="00323D26"/>
    <w:rsid w:val="003240AB"/>
    <w:rsid w:val="003253D9"/>
    <w:rsid w:val="0032669A"/>
    <w:rsid w:val="00332A89"/>
    <w:rsid w:val="00333D5D"/>
    <w:rsid w:val="00336E8E"/>
    <w:rsid w:val="0033731F"/>
    <w:rsid w:val="00340247"/>
    <w:rsid w:val="00341B39"/>
    <w:rsid w:val="0034374C"/>
    <w:rsid w:val="00344758"/>
    <w:rsid w:val="00345633"/>
    <w:rsid w:val="003477E2"/>
    <w:rsid w:val="003512E6"/>
    <w:rsid w:val="00367014"/>
    <w:rsid w:val="00374719"/>
    <w:rsid w:val="00377F78"/>
    <w:rsid w:val="00386277"/>
    <w:rsid w:val="00391F73"/>
    <w:rsid w:val="003A010E"/>
    <w:rsid w:val="003A0D3F"/>
    <w:rsid w:val="003A1917"/>
    <w:rsid w:val="003A1F33"/>
    <w:rsid w:val="003A36BB"/>
    <w:rsid w:val="003A5A7C"/>
    <w:rsid w:val="003A5EE2"/>
    <w:rsid w:val="003A72DB"/>
    <w:rsid w:val="003A7FD8"/>
    <w:rsid w:val="003B4EA5"/>
    <w:rsid w:val="003C1044"/>
    <w:rsid w:val="003C4E5D"/>
    <w:rsid w:val="003C568C"/>
    <w:rsid w:val="003C575F"/>
    <w:rsid w:val="003C5CCA"/>
    <w:rsid w:val="003C652F"/>
    <w:rsid w:val="003C6FAA"/>
    <w:rsid w:val="003C717F"/>
    <w:rsid w:val="003C736E"/>
    <w:rsid w:val="003C73A6"/>
    <w:rsid w:val="003C7428"/>
    <w:rsid w:val="003D0A44"/>
    <w:rsid w:val="003D173F"/>
    <w:rsid w:val="003D4543"/>
    <w:rsid w:val="003D52DD"/>
    <w:rsid w:val="003D54CE"/>
    <w:rsid w:val="003E0427"/>
    <w:rsid w:val="003E134D"/>
    <w:rsid w:val="003E4214"/>
    <w:rsid w:val="003E6AAB"/>
    <w:rsid w:val="003F0428"/>
    <w:rsid w:val="003F1834"/>
    <w:rsid w:val="003F33C0"/>
    <w:rsid w:val="003F6779"/>
    <w:rsid w:val="003F721A"/>
    <w:rsid w:val="00400A40"/>
    <w:rsid w:val="0040504B"/>
    <w:rsid w:val="0040527F"/>
    <w:rsid w:val="004070AF"/>
    <w:rsid w:val="00407263"/>
    <w:rsid w:val="00407572"/>
    <w:rsid w:val="00413A4C"/>
    <w:rsid w:val="00413F70"/>
    <w:rsid w:val="004155B1"/>
    <w:rsid w:val="00416D25"/>
    <w:rsid w:val="00420000"/>
    <w:rsid w:val="0042004C"/>
    <w:rsid w:val="004249AF"/>
    <w:rsid w:val="00427FB1"/>
    <w:rsid w:val="00432130"/>
    <w:rsid w:val="00432705"/>
    <w:rsid w:val="00440AC5"/>
    <w:rsid w:val="00443DB0"/>
    <w:rsid w:val="0044592B"/>
    <w:rsid w:val="00446F6E"/>
    <w:rsid w:val="00447CC5"/>
    <w:rsid w:val="00452BE7"/>
    <w:rsid w:val="0045334C"/>
    <w:rsid w:val="004559B4"/>
    <w:rsid w:val="0045788D"/>
    <w:rsid w:val="0046058C"/>
    <w:rsid w:val="0046174B"/>
    <w:rsid w:val="004617BF"/>
    <w:rsid w:val="00461EB4"/>
    <w:rsid w:val="00462C17"/>
    <w:rsid w:val="00463355"/>
    <w:rsid w:val="00464D44"/>
    <w:rsid w:val="004655C0"/>
    <w:rsid w:val="00466169"/>
    <w:rsid w:val="00471AE6"/>
    <w:rsid w:val="00475D6E"/>
    <w:rsid w:val="00484562"/>
    <w:rsid w:val="0048504D"/>
    <w:rsid w:val="004859D0"/>
    <w:rsid w:val="00487754"/>
    <w:rsid w:val="00490DA9"/>
    <w:rsid w:val="00492A73"/>
    <w:rsid w:val="00492FDA"/>
    <w:rsid w:val="00495499"/>
    <w:rsid w:val="00495A3F"/>
    <w:rsid w:val="004A0727"/>
    <w:rsid w:val="004A1B46"/>
    <w:rsid w:val="004A2AED"/>
    <w:rsid w:val="004A5290"/>
    <w:rsid w:val="004A5C42"/>
    <w:rsid w:val="004A6C16"/>
    <w:rsid w:val="004A6FC4"/>
    <w:rsid w:val="004B0B86"/>
    <w:rsid w:val="004B327C"/>
    <w:rsid w:val="004B4A96"/>
    <w:rsid w:val="004B5B96"/>
    <w:rsid w:val="004C117E"/>
    <w:rsid w:val="004C2A57"/>
    <w:rsid w:val="004C4393"/>
    <w:rsid w:val="004C6248"/>
    <w:rsid w:val="004C687A"/>
    <w:rsid w:val="004C6D59"/>
    <w:rsid w:val="004D039F"/>
    <w:rsid w:val="004D0CF7"/>
    <w:rsid w:val="004D3293"/>
    <w:rsid w:val="004D3769"/>
    <w:rsid w:val="004D4C77"/>
    <w:rsid w:val="004D5BEE"/>
    <w:rsid w:val="004E29EB"/>
    <w:rsid w:val="004E3FC3"/>
    <w:rsid w:val="004E7B8B"/>
    <w:rsid w:val="004F0AF6"/>
    <w:rsid w:val="004F185F"/>
    <w:rsid w:val="004F4D18"/>
    <w:rsid w:val="004F5E02"/>
    <w:rsid w:val="004F6680"/>
    <w:rsid w:val="00500335"/>
    <w:rsid w:val="00501C64"/>
    <w:rsid w:val="00501E64"/>
    <w:rsid w:val="00504998"/>
    <w:rsid w:val="0050569C"/>
    <w:rsid w:val="00507441"/>
    <w:rsid w:val="00507978"/>
    <w:rsid w:val="005126B8"/>
    <w:rsid w:val="00515A76"/>
    <w:rsid w:val="00515D69"/>
    <w:rsid w:val="005217AB"/>
    <w:rsid w:val="00522286"/>
    <w:rsid w:val="00522FC8"/>
    <w:rsid w:val="00523607"/>
    <w:rsid w:val="00523CF2"/>
    <w:rsid w:val="00524266"/>
    <w:rsid w:val="00524396"/>
    <w:rsid w:val="00524652"/>
    <w:rsid w:val="005248D7"/>
    <w:rsid w:val="0052619A"/>
    <w:rsid w:val="00527F64"/>
    <w:rsid w:val="00535509"/>
    <w:rsid w:val="005371CF"/>
    <w:rsid w:val="0054217E"/>
    <w:rsid w:val="005435D2"/>
    <w:rsid w:val="005462FB"/>
    <w:rsid w:val="005478A5"/>
    <w:rsid w:val="00552620"/>
    <w:rsid w:val="00552A03"/>
    <w:rsid w:val="00556C12"/>
    <w:rsid w:val="00561011"/>
    <w:rsid w:val="00573FB1"/>
    <w:rsid w:val="00575479"/>
    <w:rsid w:val="0057642F"/>
    <w:rsid w:val="00576CCF"/>
    <w:rsid w:val="00584983"/>
    <w:rsid w:val="00584AAC"/>
    <w:rsid w:val="00586E49"/>
    <w:rsid w:val="0058758E"/>
    <w:rsid w:val="0059174E"/>
    <w:rsid w:val="00592F5D"/>
    <w:rsid w:val="0059388F"/>
    <w:rsid w:val="005943AD"/>
    <w:rsid w:val="005A0CEB"/>
    <w:rsid w:val="005A4FF3"/>
    <w:rsid w:val="005A53AC"/>
    <w:rsid w:val="005A68B0"/>
    <w:rsid w:val="005B1FAF"/>
    <w:rsid w:val="005B3276"/>
    <w:rsid w:val="005B5038"/>
    <w:rsid w:val="005B5E80"/>
    <w:rsid w:val="005B5FED"/>
    <w:rsid w:val="005B5FFD"/>
    <w:rsid w:val="005B6064"/>
    <w:rsid w:val="005B6DC3"/>
    <w:rsid w:val="005C03ED"/>
    <w:rsid w:val="005C31FE"/>
    <w:rsid w:val="005C52EE"/>
    <w:rsid w:val="005C5FF6"/>
    <w:rsid w:val="005C69CA"/>
    <w:rsid w:val="005D080F"/>
    <w:rsid w:val="005D28C3"/>
    <w:rsid w:val="005D349F"/>
    <w:rsid w:val="005D55D1"/>
    <w:rsid w:val="005D6275"/>
    <w:rsid w:val="005D639C"/>
    <w:rsid w:val="005D6BFE"/>
    <w:rsid w:val="005D7E52"/>
    <w:rsid w:val="005E1AF1"/>
    <w:rsid w:val="005E3B61"/>
    <w:rsid w:val="005E4F1F"/>
    <w:rsid w:val="005E5B4D"/>
    <w:rsid w:val="005E5C68"/>
    <w:rsid w:val="005F18F3"/>
    <w:rsid w:val="005F28C8"/>
    <w:rsid w:val="006006A4"/>
    <w:rsid w:val="0060102A"/>
    <w:rsid w:val="0060427A"/>
    <w:rsid w:val="00604828"/>
    <w:rsid w:val="006065BD"/>
    <w:rsid w:val="0061094E"/>
    <w:rsid w:val="00615528"/>
    <w:rsid w:val="00621A87"/>
    <w:rsid w:val="006226E8"/>
    <w:rsid w:val="006228FB"/>
    <w:rsid w:val="00623620"/>
    <w:rsid w:val="00623EFD"/>
    <w:rsid w:val="00624D56"/>
    <w:rsid w:val="00624FD3"/>
    <w:rsid w:val="00625523"/>
    <w:rsid w:val="006258EF"/>
    <w:rsid w:val="00625E97"/>
    <w:rsid w:val="006260D3"/>
    <w:rsid w:val="00630E41"/>
    <w:rsid w:val="0063115B"/>
    <w:rsid w:val="006323CE"/>
    <w:rsid w:val="00633550"/>
    <w:rsid w:val="00652E3E"/>
    <w:rsid w:val="0065623E"/>
    <w:rsid w:val="00657322"/>
    <w:rsid w:val="006708D2"/>
    <w:rsid w:val="00673980"/>
    <w:rsid w:val="00676281"/>
    <w:rsid w:val="00676D55"/>
    <w:rsid w:val="0068202B"/>
    <w:rsid w:val="00682A82"/>
    <w:rsid w:val="00683050"/>
    <w:rsid w:val="00683848"/>
    <w:rsid w:val="00690D1A"/>
    <w:rsid w:val="006944D1"/>
    <w:rsid w:val="006957DB"/>
    <w:rsid w:val="00695CF9"/>
    <w:rsid w:val="00697318"/>
    <w:rsid w:val="0069770C"/>
    <w:rsid w:val="006A0149"/>
    <w:rsid w:val="006A1622"/>
    <w:rsid w:val="006A1FE9"/>
    <w:rsid w:val="006A3254"/>
    <w:rsid w:val="006A5C5C"/>
    <w:rsid w:val="006B0035"/>
    <w:rsid w:val="006B05A3"/>
    <w:rsid w:val="006B072B"/>
    <w:rsid w:val="006B1CC6"/>
    <w:rsid w:val="006B26D0"/>
    <w:rsid w:val="006B33B7"/>
    <w:rsid w:val="006B7891"/>
    <w:rsid w:val="006B78B8"/>
    <w:rsid w:val="006C370A"/>
    <w:rsid w:val="006C3DE3"/>
    <w:rsid w:val="006C65B1"/>
    <w:rsid w:val="006D1285"/>
    <w:rsid w:val="006D27A3"/>
    <w:rsid w:val="006D2F52"/>
    <w:rsid w:val="006D43EF"/>
    <w:rsid w:val="006D4B66"/>
    <w:rsid w:val="006D6094"/>
    <w:rsid w:val="006D73DD"/>
    <w:rsid w:val="006D7A88"/>
    <w:rsid w:val="006E0FFE"/>
    <w:rsid w:val="006E2E17"/>
    <w:rsid w:val="006E4D68"/>
    <w:rsid w:val="006E5A9C"/>
    <w:rsid w:val="006E743D"/>
    <w:rsid w:val="006F1FD0"/>
    <w:rsid w:val="006F32C4"/>
    <w:rsid w:val="00702010"/>
    <w:rsid w:val="00704293"/>
    <w:rsid w:val="007071F0"/>
    <w:rsid w:val="00707528"/>
    <w:rsid w:val="007128CD"/>
    <w:rsid w:val="00713076"/>
    <w:rsid w:val="00715C05"/>
    <w:rsid w:val="007178F6"/>
    <w:rsid w:val="007204D6"/>
    <w:rsid w:val="0072069A"/>
    <w:rsid w:val="00723299"/>
    <w:rsid w:val="007265AE"/>
    <w:rsid w:val="00727B77"/>
    <w:rsid w:val="00727C0E"/>
    <w:rsid w:val="00732289"/>
    <w:rsid w:val="00736298"/>
    <w:rsid w:val="00737D9F"/>
    <w:rsid w:val="00740627"/>
    <w:rsid w:val="00740AD1"/>
    <w:rsid w:val="00745A1A"/>
    <w:rsid w:val="0074616E"/>
    <w:rsid w:val="007508F0"/>
    <w:rsid w:val="00752FDC"/>
    <w:rsid w:val="0075301C"/>
    <w:rsid w:val="007545CE"/>
    <w:rsid w:val="00756C1A"/>
    <w:rsid w:val="00756D80"/>
    <w:rsid w:val="00757C15"/>
    <w:rsid w:val="00760B4C"/>
    <w:rsid w:val="00764B5A"/>
    <w:rsid w:val="0076504C"/>
    <w:rsid w:val="0076653E"/>
    <w:rsid w:val="007668CC"/>
    <w:rsid w:val="00766CFA"/>
    <w:rsid w:val="00771CFD"/>
    <w:rsid w:val="00773FAB"/>
    <w:rsid w:val="00774DFD"/>
    <w:rsid w:val="00785192"/>
    <w:rsid w:val="007857FB"/>
    <w:rsid w:val="00785E8C"/>
    <w:rsid w:val="00786DBE"/>
    <w:rsid w:val="00787F40"/>
    <w:rsid w:val="0079213C"/>
    <w:rsid w:val="00794DC2"/>
    <w:rsid w:val="0079516D"/>
    <w:rsid w:val="007A0B29"/>
    <w:rsid w:val="007A3DC5"/>
    <w:rsid w:val="007A7070"/>
    <w:rsid w:val="007B31C3"/>
    <w:rsid w:val="007B5C12"/>
    <w:rsid w:val="007B5CD1"/>
    <w:rsid w:val="007B7300"/>
    <w:rsid w:val="007C1D67"/>
    <w:rsid w:val="007C29E6"/>
    <w:rsid w:val="007C2CFE"/>
    <w:rsid w:val="007C5AB2"/>
    <w:rsid w:val="007D093D"/>
    <w:rsid w:val="007D145E"/>
    <w:rsid w:val="007D1B44"/>
    <w:rsid w:val="007D27E6"/>
    <w:rsid w:val="007D54B5"/>
    <w:rsid w:val="007D64F6"/>
    <w:rsid w:val="007E0605"/>
    <w:rsid w:val="007E0853"/>
    <w:rsid w:val="007E2A3D"/>
    <w:rsid w:val="007E49B1"/>
    <w:rsid w:val="007E4DA8"/>
    <w:rsid w:val="007E6C83"/>
    <w:rsid w:val="007E7D1E"/>
    <w:rsid w:val="007E7E60"/>
    <w:rsid w:val="007F0B9C"/>
    <w:rsid w:val="007F2EDB"/>
    <w:rsid w:val="007F44B9"/>
    <w:rsid w:val="007F70BB"/>
    <w:rsid w:val="00802222"/>
    <w:rsid w:val="00802EF2"/>
    <w:rsid w:val="00803A1C"/>
    <w:rsid w:val="00805760"/>
    <w:rsid w:val="00805FE6"/>
    <w:rsid w:val="008123E6"/>
    <w:rsid w:val="008163F6"/>
    <w:rsid w:val="00821231"/>
    <w:rsid w:val="00821548"/>
    <w:rsid w:val="00824154"/>
    <w:rsid w:val="00824ACC"/>
    <w:rsid w:val="00827278"/>
    <w:rsid w:val="00830645"/>
    <w:rsid w:val="008334B8"/>
    <w:rsid w:val="00841570"/>
    <w:rsid w:val="0084721D"/>
    <w:rsid w:val="0085162A"/>
    <w:rsid w:val="00851AD4"/>
    <w:rsid w:val="008541FF"/>
    <w:rsid w:val="00854881"/>
    <w:rsid w:val="00854B91"/>
    <w:rsid w:val="00857347"/>
    <w:rsid w:val="008578BA"/>
    <w:rsid w:val="008613E6"/>
    <w:rsid w:val="0086186D"/>
    <w:rsid w:val="00864B93"/>
    <w:rsid w:val="00866952"/>
    <w:rsid w:val="00867245"/>
    <w:rsid w:val="0087472D"/>
    <w:rsid w:val="00875577"/>
    <w:rsid w:val="0087687D"/>
    <w:rsid w:val="00882677"/>
    <w:rsid w:val="00884E6F"/>
    <w:rsid w:val="00885D44"/>
    <w:rsid w:val="00885D92"/>
    <w:rsid w:val="00886C5B"/>
    <w:rsid w:val="00892C2C"/>
    <w:rsid w:val="00893765"/>
    <w:rsid w:val="00894542"/>
    <w:rsid w:val="00894835"/>
    <w:rsid w:val="00897151"/>
    <w:rsid w:val="008A0E80"/>
    <w:rsid w:val="008A3DD6"/>
    <w:rsid w:val="008A586D"/>
    <w:rsid w:val="008B136B"/>
    <w:rsid w:val="008B41A4"/>
    <w:rsid w:val="008B5136"/>
    <w:rsid w:val="008C04E7"/>
    <w:rsid w:val="008C5C69"/>
    <w:rsid w:val="008C6278"/>
    <w:rsid w:val="008D1756"/>
    <w:rsid w:val="008D1D89"/>
    <w:rsid w:val="008D3FFA"/>
    <w:rsid w:val="008D4335"/>
    <w:rsid w:val="008D7103"/>
    <w:rsid w:val="008E295F"/>
    <w:rsid w:val="008E4CCB"/>
    <w:rsid w:val="008E5E5C"/>
    <w:rsid w:val="008E607D"/>
    <w:rsid w:val="008F4B21"/>
    <w:rsid w:val="008F5D73"/>
    <w:rsid w:val="008F6AD8"/>
    <w:rsid w:val="008F6B85"/>
    <w:rsid w:val="008F726E"/>
    <w:rsid w:val="00900E36"/>
    <w:rsid w:val="009045F2"/>
    <w:rsid w:val="00905B6B"/>
    <w:rsid w:val="009065E6"/>
    <w:rsid w:val="009120D8"/>
    <w:rsid w:val="00913126"/>
    <w:rsid w:val="009144DA"/>
    <w:rsid w:val="0091553F"/>
    <w:rsid w:val="00915602"/>
    <w:rsid w:val="00915BCF"/>
    <w:rsid w:val="00920B57"/>
    <w:rsid w:val="00921AFB"/>
    <w:rsid w:val="00922E7C"/>
    <w:rsid w:val="00925294"/>
    <w:rsid w:val="00927B20"/>
    <w:rsid w:val="00930553"/>
    <w:rsid w:val="00932FEF"/>
    <w:rsid w:val="00932FF2"/>
    <w:rsid w:val="0093305D"/>
    <w:rsid w:val="00934457"/>
    <w:rsid w:val="00937027"/>
    <w:rsid w:val="00941A6C"/>
    <w:rsid w:val="00942421"/>
    <w:rsid w:val="00947805"/>
    <w:rsid w:val="0095012C"/>
    <w:rsid w:val="00950375"/>
    <w:rsid w:val="00951AFA"/>
    <w:rsid w:val="00952FDE"/>
    <w:rsid w:val="009535C6"/>
    <w:rsid w:val="009570EB"/>
    <w:rsid w:val="009572BE"/>
    <w:rsid w:val="00961DF6"/>
    <w:rsid w:val="00964191"/>
    <w:rsid w:val="00965B84"/>
    <w:rsid w:val="009712CC"/>
    <w:rsid w:val="00971438"/>
    <w:rsid w:val="009760C2"/>
    <w:rsid w:val="009763FC"/>
    <w:rsid w:val="00977528"/>
    <w:rsid w:val="00980E86"/>
    <w:rsid w:val="009810B7"/>
    <w:rsid w:val="00982985"/>
    <w:rsid w:val="00985A03"/>
    <w:rsid w:val="00987362"/>
    <w:rsid w:val="009915CF"/>
    <w:rsid w:val="00991EBD"/>
    <w:rsid w:val="00993835"/>
    <w:rsid w:val="00994EAF"/>
    <w:rsid w:val="00996707"/>
    <w:rsid w:val="009A1359"/>
    <w:rsid w:val="009A1B72"/>
    <w:rsid w:val="009A313A"/>
    <w:rsid w:val="009A34B6"/>
    <w:rsid w:val="009A6AFF"/>
    <w:rsid w:val="009B2611"/>
    <w:rsid w:val="009B2789"/>
    <w:rsid w:val="009B392E"/>
    <w:rsid w:val="009B48F7"/>
    <w:rsid w:val="009B5771"/>
    <w:rsid w:val="009B668A"/>
    <w:rsid w:val="009B69AF"/>
    <w:rsid w:val="009C11A3"/>
    <w:rsid w:val="009C13C4"/>
    <w:rsid w:val="009C1431"/>
    <w:rsid w:val="009C1A34"/>
    <w:rsid w:val="009C2BF2"/>
    <w:rsid w:val="009C3837"/>
    <w:rsid w:val="009C5D1F"/>
    <w:rsid w:val="009D07C0"/>
    <w:rsid w:val="009D1B62"/>
    <w:rsid w:val="009D405F"/>
    <w:rsid w:val="009E1A92"/>
    <w:rsid w:val="009E4745"/>
    <w:rsid w:val="009E66B1"/>
    <w:rsid w:val="009E690B"/>
    <w:rsid w:val="009F08C2"/>
    <w:rsid w:val="009F08FD"/>
    <w:rsid w:val="009F0B3D"/>
    <w:rsid w:val="009F0B60"/>
    <w:rsid w:val="009F106D"/>
    <w:rsid w:val="009F3499"/>
    <w:rsid w:val="009F7DF3"/>
    <w:rsid w:val="00A01B85"/>
    <w:rsid w:val="00A0389E"/>
    <w:rsid w:val="00A03F54"/>
    <w:rsid w:val="00A06146"/>
    <w:rsid w:val="00A10E9C"/>
    <w:rsid w:val="00A12DD2"/>
    <w:rsid w:val="00A132E1"/>
    <w:rsid w:val="00A13E34"/>
    <w:rsid w:val="00A147CC"/>
    <w:rsid w:val="00A1549B"/>
    <w:rsid w:val="00A15C87"/>
    <w:rsid w:val="00A178A5"/>
    <w:rsid w:val="00A20D93"/>
    <w:rsid w:val="00A22BD7"/>
    <w:rsid w:val="00A24C07"/>
    <w:rsid w:val="00A24DDF"/>
    <w:rsid w:val="00A252C8"/>
    <w:rsid w:val="00A25AF4"/>
    <w:rsid w:val="00A30148"/>
    <w:rsid w:val="00A306CE"/>
    <w:rsid w:val="00A30B38"/>
    <w:rsid w:val="00A31F3F"/>
    <w:rsid w:val="00A34DE4"/>
    <w:rsid w:val="00A439FF"/>
    <w:rsid w:val="00A44579"/>
    <w:rsid w:val="00A449CE"/>
    <w:rsid w:val="00A46AA6"/>
    <w:rsid w:val="00A475FC"/>
    <w:rsid w:val="00A518A0"/>
    <w:rsid w:val="00A55387"/>
    <w:rsid w:val="00A55F99"/>
    <w:rsid w:val="00A61F56"/>
    <w:rsid w:val="00A62419"/>
    <w:rsid w:val="00A62E56"/>
    <w:rsid w:val="00A637C3"/>
    <w:rsid w:val="00A63C32"/>
    <w:rsid w:val="00A6470D"/>
    <w:rsid w:val="00A66680"/>
    <w:rsid w:val="00A66BF3"/>
    <w:rsid w:val="00A71E42"/>
    <w:rsid w:val="00A742BE"/>
    <w:rsid w:val="00A75CE5"/>
    <w:rsid w:val="00A81EF7"/>
    <w:rsid w:val="00A82F1E"/>
    <w:rsid w:val="00A860DC"/>
    <w:rsid w:val="00A90EC5"/>
    <w:rsid w:val="00A96B0E"/>
    <w:rsid w:val="00A9754C"/>
    <w:rsid w:val="00AA0E77"/>
    <w:rsid w:val="00AA3BD2"/>
    <w:rsid w:val="00AB15A4"/>
    <w:rsid w:val="00AB2ABF"/>
    <w:rsid w:val="00AB3E6B"/>
    <w:rsid w:val="00AB6E81"/>
    <w:rsid w:val="00AC21D6"/>
    <w:rsid w:val="00AC29DF"/>
    <w:rsid w:val="00AC53CA"/>
    <w:rsid w:val="00AC58D9"/>
    <w:rsid w:val="00AE559F"/>
    <w:rsid w:val="00AE743F"/>
    <w:rsid w:val="00AF50F2"/>
    <w:rsid w:val="00AF567C"/>
    <w:rsid w:val="00AF6A8F"/>
    <w:rsid w:val="00B13372"/>
    <w:rsid w:val="00B1452A"/>
    <w:rsid w:val="00B15E95"/>
    <w:rsid w:val="00B2139C"/>
    <w:rsid w:val="00B2374B"/>
    <w:rsid w:val="00B257AB"/>
    <w:rsid w:val="00B277EF"/>
    <w:rsid w:val="00B33A8C"/>
    <w:rsid w:val="00B34F30"/>
    <w:rsid w:val="00B3620B"/>
    <w:rsid w:val="00B363E1"/>
    <w:rsid w:val="00B405AF"/>
    <w:rsid w:val="00B40620"/>
    <w:rsid w:val="00B452C1"/>
    <w:rsid w:val="00B45E87"/>
    <w:rsid w:val="00B46E8C"/>
    <w:rsid w:val="00B46F7C"/>
    <w:rsid w:val="00B5337D"/>
    <w:rsid w:val="00B533E8"/>
    <w:rsid w:val="00B53A27"/>
    <w:rsid w:val="00B53B93"/>
    <w:rsid w:val="00B54ABC"/>
    <w:rsid w:val="00B5505A"/>
    <w:rsid w:val="00B559B7"/>
    <w:rsid w:val="00B56548"/>
    <w:rsid w:val="00B612F8"/>
    <w:rsid w:val="00B61848"/>
    <w:rsid w:val="00B62466"/>
    <w:rsid w:val="00B6597A"/>
    <w:rsid w:val="00B66063"/>
    <w:rsid w:val="00B66A18"/>
    <w:rsid w:val="00B67C3E"/>
    <w:rsid w:val="00B70300"/>
    <w:rsid w:val="00B7042D"/>
    <w:rsid w:val="00B713AF"/>
    <w:rsid w:val="00B73D84"/>
    <w:rsid w:val="00B75670"/>
    <w:rsid w:val="00B7629B"/>
    <w:rsid w:val="00B821F8"/>
    <w:rsid w:val="00B8352C"/>
    <w:rsid w:val="00B835DF"/>
    <w:rsid w:val="00B83C4C"/>
    <w:rsid w:val="00B90449"/>
    <w:rsid w:val="00B96678"/>
    <w:rsid w:val="00BA0079"/>
    <w:rsid w:val="00BA1425"/>
    <w:rsid w:val="00BA24D2"/>
    <w:rsid w:val="00BA3367"/>
    <w:rsid w:val="00BA36C0"/>
    <w:rsid w:val="00BA408F"/>
    <w:rsid w:val="00BA44BD"/>
    <w:rsid w:val="00BA6BEA"/>
    <w:rsid w:val="00BB1129"/>
    <w:rsid w:val="00BB3CE2"/>
    <w:rsid w:val="00BB6C1A"/>
    <w:rsid w:val="00BB76A2"/>
    <w:rsid w:val="00BB7EC8"/>
    <w:rsid w:val="00BC699A"/>
    <w:rsid w:val="00BC6B4A"/>
    <w:rsid w:val="00BD7493"/>
    <w:rsid w:val="00BE00F9"/>
    <w:rsid w:val="00BE25C6"/>
    <w:rsid w:val="00BE4521"/>
    <w:rsid w:val="00BE6CC5"/>
    <w:rsid w:val="00BE7E6A"/>
    <w:rsid w:val="00BF18C1"/>
    <w:rsid w:val="00BF2B0A"/>
    <w:rsid w:val="00C00478"/>
    <w:rsid w:val="00C007A0"/>
    <w:rsid w:val="00C00FF5"/>
    <w:rsid w:val="00C01558"/>
    <w:rsid w:val="00C02361"/>
    <w:rsid w:val="00C04A2A"/>
    <w:rsid w:val="00C05610"/>
    <w:rsid w:val="00C05F2E"/>
    <w:rsid w:val="00C0631E"/>
    <w:rsid w:val="00C115CA"/>
    <w:rsid w:val="00C138F6"/>
    <w:rsid w:val="00C15AA4"/>
    <w:rsid w:val="00C17C8A"/>
    <w:rsid w:val="00C21189"/>
    <w:rsid w:val="00C21FBF"/>
    <w:rsid w:val="00C22EEB"/>
    <w:rsid w:val="00C23769"/>
    <w:rsid w:val="00C25053"/>
    <w:rsid w:val="00C26412"/>
    <w:rsid w:val="00C27D47"/>
    <w:rsid w:val="00C3126A"/>
    <w:rsid w:val="00C35E18"/>
    <w:rsid w:val="00C36AD5"/>
    <w:rsid w:val="00C4456C"/>
    <w:rsid w:val="00C44F20"/>
    <w:rsid w:val="00C471C7"/>
    <w:rsid w:val="00C52F9E"/>
    <w:rsid w:val="00C57ACE"/>
    <w:rsid w:val="00C57BFD"/>
    <w:rsid w:val="00C6035A"/>
    <w:rsid w:val="00C62D67"/>
    <w:rsid w:val="00C6355B"/>
    <w:rsid w:val="00C63EF1"/>
    <w:rsid w:val="00C6455A"/>
    <w:rsid w:val="00C64F67"/>
    <w:rsid w:val="00C72FB5"/>
    <w:rsid w:val="00C73AEB"/>
    <w:rsid w:val="00C770D1"/>
    <w:rsid w:val="00C7739C"/>
    <w:rsid w:val="00C774A2"/>
    <w:rsid w:val="00C80971"/>
    <w:rsid w:val="00C8158F"/>
    <w:rsid w:val="00C83F73"/>
    <w:rsid w:val="00C84B35"/>
    <w:rsid w:val="00C84F5B"/>
    <w:rsid w:val="00C868BF"/>
    <w:rsid w:val="00C87458"/>
    <w:rsid w:val="00C877B3"/>
    <w:rsid w:val="00C93118"/>
    <w:rsid w:val="00C94006"/>
    <w:rsid w:val="00CA0A74"/>
    <w:rsid w:val="00CA2B3C"/>
    <w:rsid w:val="00CA3D85"/>
    <w:rsid w:val="00CA4C2A"/>
    <w:rsid w:val="00CA4E4C"/>
    <w:rsid w:val="00CA5CB4"/>
    <w:rsid w:val="00CB0B9E"/>
    <w:rsid w:val="00CB2A5E"/>
    <w:rsid w:val="00CB2C6F"/>
    <w:rsid w:val="00CB6389"/>
    <w:rsid w:val="00CB7FFD"/>
    <w:rsid w:val="00CC33F8"/>
    <w:rsid w:val="00CC3487"/>
    <w:rsid w:val="00CC5551"/>
    <w:rsid w:val="00CC6B66"/>
    <w:rsid w:val="00CC6FCB"/>
    <w:rsid w:val="00CC70EF"/>
    <w:rsid w:val="00CC7D3A"/>
    <w:rsid w:val="00CD2C5A"/>
    <w:rsid w:val="00CD5831"/>
    <w:rsid w:val="00CD6756"/>
    <w:rsid w:val="00CE045D"/>
    <w:rsid w:val="00CE37EF"/>
    <w:rsid w:val="00CE3D5B"/>
    <w:rsid w:val="00CE5C8C"/>
    <w:rsid w:val="00CF25A8"/>
    <w:rsid w:val="00CF2BF2"/>
    <w:rsid w:val="00CF55B7"/>
    <w:rsid w:val="00CF689F"/>
    <w:rsid w:val="00D00A58"/>
    <w:rsid w:val="00D00AAF"/>
    <w:rsid w:val="00D034F4"/>
    <w:rsid w:val="00D06391"/>
    <w:rsid w:val="00D07E39"/>
    <w:rsid w:val="00D135C1"/>
    <w:rsid w:val="00D15ADC"/>
    <w:rsid w:val="00D17620"/>
    <w:rsid w:val="00D23B55"/>
    <w:rsid w:val="00D24B4B"/>
    <w:rsid w:val="00D25A57"/>
    <w:rsid w:val="00D25C71"/>
    <w:rsid w:val="00D27596"/>
    <w:rsid w:val="00D27A6A"/>
    <w:rsid w:val="00D3177E"/>
    <w:rsid w:val="00D32427"/>
    <w:rsid w:val="00D35F06"/>
    <w:rsid w:val="00D36204"/>
    <w:rsid w:val="00D3636D"/>
    <w:rsid w:val="00D37A1D"/>
    <w:rsid w:val="00D37CA3"/>
    <w:rsid w:val="00D37CFB"/>
    <w:rsid w:val="00D428CE"/>
    <w:rsid w:val="00D4301D"/>
    <w:rsid w:val="00D47996"/>
    <w:rsid w:val="00D52014"/>
    <w:rsid w:val="00D535F2"/>
    <w:rsid w:val="00D53FE4"/>
    <w:rsid w:val="00D55651"/>
    <w:rsid w:val="00D62085"/>
    <w:rsid w:val="00D6252F"/>
    <w:rsid w:val="00D62E66"/>
    <w:rsid w:val="00D65228"/>
    <w:rsid w:val="00D656F7"/>
    <w:rsid w:val="00D65C4C"/>
    <w:rsid w:val="00D66E20"/>
    <w:rsid w:val="00D72F4E"/>
    <w:rsid w:val="00D73823"/>
    <w:rsid w:val="00D74201"/>
    <w:rsid w:val="00D742EE"/>
    <w:rsid w:val="00D748B0"/>
    <w:rsid w:val="00D82339"/>
    <w:rsid w:val="00D83AC0"/>
    <w:rsid w:val="00D83D48"/>
    <w:rsid w:val="00D85728"/>
    <w:rsid w:val="00D92D14"/>
    <w:rsid w:val="00D937E6"/>
    <w:rsid w:val="00D93CED"/>
    <w:rsid w:val="00DA390E"/>
    <w:rsid w:val="00DA3F1E"/>
    <w:rsid w:val="00DA4FBD"/>
    <w:rsid w:val="00DA56CC"/>
    <w:rsid w:val="00DB3F56"/>
    <w:rsid w:val="00DB7F4E"/>
    <w:rsid w:val="00DC0361"/>
    <w:rsid w:val="00DC129D"/>
    <w:rsid w:val="00DC40B5"/>
    <w:rsid w:val="00DC77B9"/>
    <w:rsid w:val="00DC7A7A"/>
    <w:rsid w:val="00DD319D"/>
    <w:rsid w:val="00DD3A03"/>
    <w:rsid w:val="00DD3ADF"/>
    <w:rsid w:val="00DD477D"/>
    <w:rsid w:val="00DD5ED2"/>
    <w:rsid w:val="00DD666B"/>
    <w:rsid w:val="00DD729C"/>
    <w:rsid w:val="00DE5236"/>
    <w:rsid w:val="00DE58C1"/>
    <w:rsid w:val="00DE6A21"/>
    <w:rsid w:val="00DE74AD"/>
    <w:rsid w:val="00DF0140"/>
    <w:rsid w:val="00DF09C7"/>
    <w:rsid w:val="00DF1FEB"/>
    <w:rsid w:val="00DF77BF"/>
    <w:rsid w:val="00DF7D07"/>
    <w:rsid w:val="00E014E3"/>
    <w:rsid w:val="00E0255D"/>
    <w:rsid w:val="00E02756"/>
    <w:rsid w:val="00E04F18"/>
    <w:rsid w:val="00E066AC"/>
    <w:rsid w:val="00E07524"/>
    <w:rsid w:val="00E13A95"/>
    <w:rsid w:val="00E14632"/>
    <w:rsid w:val="00E16085"/>
    <w:rsid w:val="00E168EA"/>
    <w:rsid w:val="00E2246C"/>
    <w:rsid w:val="00E2739B"/>
    <w:rsid w:val="00E27F55"/>
    <w:rsid w:val="00E30E97"/>
    <w:rsid w:val="00E314D9"/>
    <w:rsid w:val="00E323C4"/>
    <w:rsid w:val="00E32A8F"/>
    <w:rsid w:val="00E37D60"/>
    <w:rsid w:val="00E427ED"/>
    <w:rsid w:val="00E44BBB"/>
    <w:rsid w:val="00E5137C"/>
    <w:rsid w:val="00E53837"/>
    <w:rsid w:val="00E5669C"/>
    <w:rsid w:val="00E57EF9"/>
    <w:rsid w:val="00E61010"/>
    <w:rsid w:val="00E61F4B"/>
    <w:rsid w:val="00E6485A"/>
    <w:rsid w:val="00E65A56"/>
    <w:rsid w:val="00E65C1E"/>
    <w:rsid w:val="00E6641D"/>
    <w:rsid w:val="00E67334"/>
    <w:rsid w:val="00E71278"/>
    <w:rsid w:val="00E76A30"/>
    <w:rsid w:val="00E772DC"/>
    <w:rsid w:val="00E800C5"/>
    <w:rsid w:val="00E8180C"/>
    <w:rsid w:val="00E84C6E"/>
    <w:rsid w:val="00E87493"/>
    <w:rsid w:val="00E91929"/>
    <w:rsid w:val="00E941B6"/>
    <w:rsid w:val="00E95E7D"/>
    <w:rsid w:val="00E96963"/>
    <w:rsid w:val="00E96D42"/>
    <w:rsid w:val="00E978C9"/>
    <w:rsid w:val="00EA0A6E"/>
    <w:rsid w:val="00EA4C6B"/>
    <w:rsid w:val="00EA5B56"/>
    <w:rsid w:val="00EA7941"/>
    <w:rsid w:val="00EB2690"/>
    <w:rsid w:val="00EB27C3"/>
    <w:rsid w:val="00EB4659"/>
    <w:rsid w:val="00EB6AB9"/>
    <w:rsid w:val="00EB70FD"/>
    <w:rsid w:val="00EC1B91"/>
    <w:rsid w:val="00EC2F59"/>
    <w:rsid w:val="00EC413E"/>
    <w:rsid w:val="00EC4F91"/>
    <w:rsid w:val="00EC703C"/>
    <w:rsid w:val="00ED1C64"/>
    <w:rsid w:val="00ED1ECD"/>
    <w:rsid w:val="00ED32F7"/>
    <w:rsid w:val="00EE1F45"/>
    <w:rsid w:val="00EE316A"/>
    <w:rsid w:val="00EE4074"/>
    <w:rsid w:val="00EF39D4"/>
    <w:rsid w:val="00EF4177"/>
    <w:rsid w:val="00EF4DF1"/>
    <w:rsid w:val="00F009C0"/>
    <w:rsid w:val="00F02469"/>
    <w:rsid w:val="00F03EBA"/>
    <w:rsid w:val="00F1142E"/>
    <w:rsid w:val="00F14456"/>
    <w:rsid w:val="00F1662F"/>
    <w:rsid w:val="00F16A12"/>
    <w:rsid w:val="00F217EF"/>
    <w:rsid w:val="00F239EE"/>
    <w:rsid w:val="00F24199"/>
    <w:rsid w:val="00F25F58"/>
    <w:rsid w:val="00F27006"/>
    <w:rsid w:val="00F3095B"/>
    <w:rsid w:val="00F30FC2"/>
    <w:rsid w:val="00F32C5F"/>
    <w:rsid w:val="00F3694C"/>
    <w:rsid w:val="00F36FC9"/>
    <w:rsid w:val="00F371E7"/>
    <w:rsid w:val="00F37582"/>
    <w:rsid w:val="00F37B38"/>
    <w:rsid w:val="00F37EB7"/>
    <w:rsid w:val="00F40728"/>
    <w:rsid w:val="00F411B2"/>
    <w:rsid w:val="00F4252B"/>
    <w:rsid w:val="00F44315"/>
    <w:rsid w:val="00F44F90"/>
    <w:rsid w:val="00F46367"/>
    <w:rsid w:val="00F46BB1"/>
    <w:rsid w:val="00F47BDC"/>
    <w:rsid w:val="00F552F6"/>
    <w:rsid w:val="00F6233B"/>
    <w:rsid w:val="00F6371D"/>
    <w:rsid w:val="00F64226"/>
    <w:rsid w:val="00F64DC1"/>
    <w:rsid w:val="00F66905"/>
    <w:rsid w:val="00F677CE"/>
    <w:rsid w:val="00F70831"/>
    <w:rsid w:val="00F753C1"/>
    <w:rsid w:val="00F77396"/>
    <w:rsid w:val="00F81954"/>
    <w:rsid w:val="00F82126"/>
    <w:rsid w:val="00F83788"/>
    <w:rsid w:val="00F84F65"/>
    <w:rsid w:val="00F85811"/>
    <w:rsid w:val="00F859C6"/>
    <w:rsid w:val="00F86190"/>
    <w:rsid w:val="00F86A3F"/>
    <w:rsid w:val="00F872D6"/>
    <w:rsid w:val="00F907D0"/>
    <w:rsid w:val="00F90CDE"/>
    <w:rsid w:val="00F90D41"/>
    <w:rsid w:val="00F92FFE"/>
    <w:rsid w:val="00F9371A"/>
    <w:rsid w:val="00F941E0"/>
    <w:rsid w:val="00F94314"/>
    <w:rsid w:val="00F97B16"/>
    <w:rsid w:val="00FA1D23"/>
    <w:rsid w:val="00FA2398"/>
    <w:rsid w:val="00FA4F0E"/>
    <w:rsid w:val="00FA5D37"/>
    <w:rsid w:val="00FA6C15"/>
    <w:rsid w:val="00FB20F7"/>
    <w:rsid w:val="00FB43F7"/>
    <w:rsid w:val="00FB491F"/>
    <w:rsid w:val="00FB5C89"/>
    <w:rsid w:val="00FB6CED"/>
    <w:rsid w:val="00FB6D7F"/>
    <w:rsid w:val="00FB7072"/>
    <w:rsid w:val="00FC2157"/>
    <w:rsid w:val="00FD3D9F"/>
    <w:rsid w:val="00FD736E"/>
    <w:rsid w:val="00FE206C"/>
    <w:rsid w:val="00FE2EF3"/>
    <w:rsid w:val="00FE5679"/>
    <w:rsid w:val="00FE624B"/>
    <w:rsid w:val="00FE6902"/>
    <w:rsid w:val="00FF082C"/>
    <w:rsid w:val="00FF41B7"/>
    <w:rsid w:val="00FF4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B26D0"/>
    <w:pPr>
      <w:widowControl w:val="0"/>
      <w:jc w:val="both"/>
    </w:pPr>
    <w:rPr>
      <w:sz w:val="22"/>
    </w:rPr>
  </w:style>
  <w:style w:type="paragraph" w:styleId="11">
    <w:name w:val="heading 1"/>
    <w:basedOn w:val="a0"/>
    <w:next w:val="a0"/>
    <w:link w:val="1Char"/>
    <w:uiPriority w:val="9"/>
    <w:qFormat/>
    <w:rsid w:val="00FB20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140A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140A6C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140A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140A6C"/>
    <w:rPr>
      <w:sz w:val="18"/>
      <w:szCs w:val="18"/>
    </w:rPr>
  </w:style>
  <w:style w:type="paragraph" w:styleId="a6">
    <w:name w:val="List Paragraph"/>
    <w:basedOn w:val="a0"/>
    <w:link w:val="Char1"/>
    <w:uiPriority w:val="34"/>
    <w:qFormat/>
    <w:rsid w:val="00140A6C"/>
    <w:pPr>
      <w:ind w:firstLineChars="200" w:firstLine="420"/>
    </w:pPr>
  </w:style>
  <w:style w:type="paragraph" w:customStyle="1" w:styleId="10">
    <w:name w:val="样式1"/>
    <w:basedOn w:val="a6"/>
    <w:link w:val="1Char0"/>
    <w:qFormat/>
    <w:rsid w:val="00140A6C"/>
    <w:pPr>
      <w:numPr>
        <w:ilvl w:val="1"/>
        <w:numId w:val="1"/>
      </w:numPr>
      <w:spacing w:line="360" w:lineRule="atLeast"/>
      <w:ind w:firstLineChars="0" w:firstLine="0"/>
    </w:pPr>
    <w:rPr>
      <w:b/>
      <w:sz w:val="24"/>
    </w:rPr>
  </w:style>
  <w:style w:type="paragraph" w:customStyle="1" w:styleId="2">
    <w:name w:val="样式2"/>
    <w:basedOn w:val="a6"/>
    <w:qFormat/>
    <w:rsid w:val="00140A6C"/>
    <w:pPr>
      <w:spacing w:line="360" w:lineRule="atLeast"/>
      <w:ind w:left="425" w:firstLineChars="0" w:firstLine="0"/>
    </w:pPr>
    <w:rPr>
      <w:b/>
      <w:sz w:val="32"/>
    </w:rPr>
  </w:style>
  <w:style w:type="character" w:customStyle="1" w:styleId="Char1">
    <w:name w:val="列出段落 Char"/>
    <w:basedOn w:val="a1"/>
    <w:link w:val="a6"/>
    <w:uiPriority w:val="34"/>
    <w:rsid w:val="00140A6C"/>
  </w:style>
  <w:style w:type="paragraph" w:customStyle="1" w:styleId="6">
    <w:name w:val="样式6"/>
    <w:basedOn w:val="10"/>
    <w:link w:val="6Char"/>
    <w:qFormat/>
    <w:rsid w:val="00140A6C"/>
  </w:style>
  <w:style w:type="character" w:customStyle="1" w:styleId="6Char">
    <w:name w:val="样式6 Char"/>
    <w:basedOn w:val="a1"/>
    <w:link w:val="6"/>
    <w:rsid w:val="00140A6C"/>
    <w:rPr>
      <w:b/>
      <w:sz w:val="24"/>
    </w:rPr>
  </w:style>
  <w:style w:type="paragraph" w:customStyle="1" w:styleId="a">
    <w:name w:val="第四级"/>
    <w:basedOn w:val="10"/>
    <w:qFormat/>
    <w:rsid w:val="00AB6E81"/>
    <w:pPr>
      <w:numPr>
        <w:ilvl w:val="3"/>
      </w:numPr>
      <w:spacing w:beforeLines="50" w:afterLines="50"/>
    </w:pPr>
    <w:rPr>
      <w:b w:val="0"/>
      <w:sz w:val="22"/>
    </w:rPr>
  </w:style>
  <w:style w:type="paragraph" w:customStyle="1" w:styleId="1">
    <w:name w:val="级别1"/>
    <w:basedOn w:val="a6"/>
    <w:link w:val="1Char1"/>
    <w:qFormat/>
    <w:rsid w:val="005D349F"/>
    <w:pPr>
      <w:numPr>
        <w:numId w:val="1"/>
      </w:numPr>
      <w:spacing w:afterLines="50"/>
      <w:ind w:firstLineChars="0" w:firstLine="0"/>
      <w:contextualSpacing/>
      <w:outlineLvl w:val="0"/>
    </w:pPr>
    <w:rPr>
      <w:b/>
      <w:sz w:val="32"/>
    </w:rPr>
  </w:style>
  <w:style w:type="paragraph" w:customStyle="1" w:styleId="20">
    <w:name w:val="级别2"/>
    <w:basedOn w:val="6"/>
    <w:link w:val="2Char"/>
    <w:qFormat/>
    <w:rsid w:val="006D4B66"/>
    <w:pPr>
      <w:spacing w:beforeLines="50" w:afterLines="50" w:line="240" w:lineRule="auto"/>
      <w:ind w:hanging="567"/>
      <w:contextualSpacing/>
      <w:outlineLvl w:val="1"/>
    </w:pPr>
  </w:style>
  <w:style w:type="character" w:customStyle="1" w:styleId="1Char1">
    <w:name w:val="级别1 Char"/>
    <w:basedOn w:val="Char1"/>
    <w:link w:val="1"/>
    <w:rsid w:val="005D349F"/>
    <w:rPr>
      <w:b/>
      <w:sz w:val="32"/>
    </w:rPr>
  </w:style>
  <w:style w:type="paragraph" w:customStyle="1" w:styleId="3">
    <w:name w:val="级别3"/>
    <w:basedOn w:val="20"/>
    <w:link w:val="3Char"/>
    <w:qFormat/>
    <w:rsid w:val="00ED32F7"/>
    <w:pPr>
      <w:numPr>
        <w:ilvl w:val="2"/>
      </w:numPr>
      <w:outlineLvl w:val="2"/>
    </w:pPr>
    <w:rPr>
      <w:sz w:val="22"/>
    </w:rPr>
  </w:style>
  <w:style w:type="character" w:customStyle="1" w:styleId="2Char">
    <w:name w:val="级别2 Char"/>
    <w:basedOn w:val="6Char"/>
    <w:link w:val="20"/>
    <w:rsid w:val="006D4B66"/>
    <w:rPr>
      <w:b/>
      <w:sz w:val="24"/>
    </w:rPr>
  </w:style>
  <w:style w:type="paragraph" w:styleId="a7">
    <w:name w:val="Document Map"/>
    <w:basedOn w:val="a0"/>
    <w:link w:val="Char2"/>
    <w:uiPriority w:val="99"/>
    <w:semiHidden/>
    <w:unhideWhenUsed/>
    <w:rsid w:val="002C4E41"/>
    <w:rPr>
      <w:rFonts w:ascii="宋体" w:eastAsia="宋体"/>
      <w:sz w:val="18"/>
      <w:szCs w:val="18"/>
    </w:rPr>
  </w:style>
  <w:style w:type="character" w:customStyle="1" w:styleId="3Char">
    <w:name w:val="级别3 Char"/>
    <w:basedOn w:val="2Char"/>
    <w:link w:val="3"/>
    <w:rsid w:val="00ED32F7"/>
    <w:rPr>
      <w:b/>
      <w:sz w:val="22"/>
    </w:rPr>
  </w:style>
  <w:style w:type="character" w:customStyle="1" w:styleId="Char2">
    <w:name w:val="文档结构图 Char"/>
    <w:basedOn w:val="a1"/>
    <w:link w:val="a7"/>
    <w:uiPriority w:val="99"/>
    <w:semiHidden/>
    <w:rsid w:val="002C4E41"/>
    <w:rPr>
      <w:rFonts w:ascii="宋体" w:eastAsia="宋体"/>
      <w:sz w:val="18"/>
      <w:szCs w:val="18"/>
    </w:rPr>
  </w:style>
  <w:style w:type="table" w:styleId="a8">
    <w:name w:val="Table Grid"/>
    <w:basedOn w:val="a2"/>
    <w:uiPriority w:val="59"/>
    <w:rsid w:val="00625E9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0">
    <w:name w:val="样式3"/>
    <w:basedOn w:val="a6"/>
    <w:link w:val="3Char0"/>
    <w:rsid w:val="009F106D"/>
    <w:pPr>
      <w:spacing w:line="360" w:lineRule="atLeast"/>
      <w:ind w:left="420" w:firstLineChars="0" w:firstLine="0"/>
    </w:pPr>
  </w:style>
  <w:style w:type="character" w:customStyle="1" w:styleId="3Char0">
    <w:name w:val="样式3 Char"/>
    <w:basedOn w:val="Char1"/>
    <w:link w:val="30"/>
    <w:rsid w:val="009F106D"/>
    <w:rPr>
      <w:sz w:val="22"/>
    </w:rPr>
  </w:style>
  <w:style w:type="character" w:customStyle="1" w:styleId="1Char0">
    <w:name w:val="样式1 Char"/>
    <w:basedOn w:val="Char1"/>
    <w:link w:val="10"/>
    <w:rsid w:val="00272651"/>
    <w:rPr>
      <w:b/>
      <w:sz w:val="24"/>
    </w:rPr>
  </w:style>
  <w:style w:type="paragraph" w:customStyle="1" w:styleId="5">
    <w:name w:val="样式5"/>
    <w:basedOn w:val="a0"/>
    <w:link w:val="5Char"/>
    <w:qFormat/>
    <w:rsid w:val="00272651"/>
    <w:pPr>
      <w:spacing w:line="360" w:lineRule="atLeast"/>
      <w:ind w:left="420"/>
    </w:pPr>
  </w:style>
  <w:style w:type="character" w:customStyle="1" w:styleId="5Char">
    <w:name w:val="样式5 Char"/>
    <w:basedOn w:val="a1"/>
    <w:link w:val="5"/>
    <w:rsid w:val="00272651"/>
    <w:rPr>
      <w:sz w:val="22"/>
    </w:rPr>
  </w:style>
  <w:style w:type="character" w:customStyle="1" w:styleId="1Char">
    <w:name w:val="标题 1 Char"/>
    <w:basedOn w:val="a1"/>
    <w:link w:val="11"/>
    <w:uiPriority w:val="9"/>
    <w:rsid w:val="00FB20F7"/>
    <w:rPr>
      <w:b/>
      <w:bCs/>
      <w:kern w:val="44"/>
      <w:sz w:val="44"/>
      <w:szCs w:val="44"/>
    </w:rPr>
  </w:style>
  <w:style w:type="paragraph" w:styleId="TOC">
    <w:name w:val="TOC Heading"/>
    <w:basedOn w:val="11"/>
    <w:next w:val="a0"/>
    <w:uiPriority w:val="39"/>
    <w:semiHidden/>
    <w:unhideWhenUsed/>
    <w:qFormat/>
    <w:rsid w:val="00FB20F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2">
    <w:name w:val="toc 1"/>
    <w:basedOn w:val="a0"/>
    <w:next w:val="a0"/>
    <w:autoRedefine/>
    <w:uiPriority w:val="39"/>
    <w:unhideWhenUsed/>
    <w:rsid w:val="00FB20F7"/>
  </w:style>
  <w:style w:type="paragraph" w:styleId="21">
    <w:name w:val="toc 2"/>
    <w:basedOn w:val="a0"/>
    <w:next w:val="a0"/>
    <w:autoRedefine/>
    <w:uiPriority w:val="39"/>
    <w:unhideWhenUsed/>
    <w:rsid w:val="00FB20F7"/>
    <w:pPr>
      <w:ind w:leftChars="200" w:left="420"/>
    </w:pPr>
  </w:style>
  <w:style w:type="paragraph" w:styleId="31">
    <w:name w:val="toc 3"/>
    <w:basedOn w:val="a0"/>
    <w:next w:val="a0"/>
    <w:autoRedefine/>
    <w:uiPriority w:val="39"/>
    <w:unhideWhenUsed/>
    <w:rsid w:val="00FB20F7"/>
    <w:pPr>
      <w:ind w:leftChars="400" w:left="840"/>
    </w:pPr>
  </w:style>
  <w:style w:type="paragraph" w:styleId="4">
    <w:name w:val="toc 4"/>
    <w:basedOn w:val="a0"/>
    <w:next w:val="a0"/>
    <w:autoRedefine/>
    <w:uiPriority w:val="39"/>
    <w:unhideWhenUsed/>
    <w:rsid w:val="00FB20F7"/>
    <w:pPr>
      <w:ind w:leftChars="600" w:left="1260"/>
    </w:pPr>
    <w:rPr>
      <w:sz w:val="21"/>
    </w:rPr>
  </w:style>
  <w:style w:type="paragraph" w:styleId="50">
    <w:name w:val="toc 5"/>
    <w:basedOn w:val="a0"/>
    <w:next w:val="a0"/>
    <w:autoRedefine/>
    <w:uiPriority w:val="39"/>
    <w:unhideWhenUsed/>
    <w:rsid w:val="00FB20F7"/>
    <w:pPr>
      <w:ind w:leftChars="800" w:left="1680"/>
    </w:pPr>
    <w:rPr>
      <w:sz w:val="21"/>
    </w:rPr>
  </w:style>
  <w:style w:type="paragraph" w:styleId="60">
    <w:name w:val="toc 6"/>
    <w:basedOn w:val="a0"/>
    <w:next w:val="a0"/>
    <w:autoRedefine/>
    <w:uiPriority w:val="39"/>
    <w:unhideWhenUsed/>
    <w:rsid w:val="00FB20F7"/>
    <w:pPr>
      <w:ind w:leftChars="1000" w:left="2100"/>
    </w:pPr>
    <w:rPr>
      <w:sz w:val="21"/>
    </w:rPr>
  </w:style>
  <w:style w:type="paragraph" w:styleId="7">
    <w:name w:val="toc 7"/>
    <w:basedOn w:val="a0"/>
    <w:next w:val="a0"/>
    <w:autoRedefine/>
    <w:uiPriority w:val="39"/>
    <w:unhideWhenUsed/>
    <w:rsid w:val="00FB20F7"/>
    <w:pPr>
      <w:ind w:leftChars="1200" w:left="2520"/>
    </w:pPr>
    <w:rPr>
      <w:sz w:val="21"/>
    </w:rPr>
  </w:style>
  <w:style w:type="paragraph" w:styleId="8">
    <w:name w:val="toc 8"/>
    <w:basedOn w:val="a0"/>
    <w:next w:val="a0"/>
    <w:autoRedefine/>
    <w:uiPriority w:val="39"/>
    <w:unhideWhenUsed/>
    <w:rsid w:val="00FB20F7"/>
    <w:pPr>
      <w:ind w:leftChars="1400" w:left="2940"/>
    </w:pPr>
    <w:rPr>
      <w:sz w:val="21"/>
    </w:rPr>
  </w:style>
  <w:style w:type="paragraph" w:styleId="9">
    <w:name w:val="toc 9"/>
    <w:basedOn w:val="a0"/>
    <w:next w:val="a0"/>
    <w:autoRedefine/>
    <w:uiPriority w:val="39"/>
    <w:unhideWhenUsed/>
    <w:rsid w:val="00FB20F7"/>
    <w:pPr>
      <w:ind w:leftChars="1600" w:left="3360"/>
    </w:pPr>
    <w:rPr>
      <w:sz w:val="21"/>
    </w:rPr>
  </w:style>
  <w:style w:type="character" w:styleId="a9">
    <w:name w:val="Hyperlink"/>
    <w:basedOn w:val="a1"/>
    <w:uiPriority w:val="99"/>
    <w:unhideWhenUsed/>
    <w:rsid w:val="00FB20F7"/>
    <w:rPr>
      <w:color w:val="0000FF" w:themeColor="hyperlink"/>
      <w:u w:val="single"/>
    </w:rPr>
  </w:style>
  <w:style w:type="character" w:styleId="aa">
    <w:name w:val="Placeholder Text"/>
    <w:basedOn w:val="a1"/>
    <w:uiPriority w:val="99"/>
    <w:semiHidden/>
    <w:rsid w:val="002D591D"/>
    <w:rPr>
      <w:color w:val="808080"/>
    </w:rPr>
  </w:style>
  <w:style w:type="paragraph" w:styleId="ab">
    <w:name w:val="Balloon Text"/>
    <w:basedOn w:val="a0"/>
    <w:link w:val="Char3"/>
    <w:uiPriority w:val="99"/>
    <w:semiHidden/>
    <w:unhideWhenUsed/>
    <w:rsid w:val="00EA7941"/>
    <w:rPr>
      <w:sz w:val="18"/>
      <w:szCs w:val="18"/>
    </w:rPr>
  </w:style>
  <w:style w:type="character" w:customStyle="1" w:styleId="Char3">
    <w:name w:val="批注框文本 Char"/>
    <w:basedOn w:val="a1"/>
    <w:link w:val="ab"/>
    <w:uiPriority w:val="99"/>
    <w:semiHidden/>
    <w:rsid w:val="00EA7941"/>
    <w:rPr>
      <w:sz w:val="18"/>
      <w:szCs w:val="18"/>
    </w:rPr>
  </w:style>
  <w:style w:type="character" w:styleId="ac">
    <w:name w:val="annotation reference"/>
    <w:basedOn w:val="a1"/>
    <w:uiPriority w:val="99"/>
    <w:semiHidden/>
    <w:unhideWhenUsed/>
    <w:rsid w:val="00EA7941"/>
    <w:rPr>
      <w:sz w:val="21"/>
      <w:szCs w:val="21"/>
    </w:rPr>
  </w:style>
  <w:style w:type="paragraph" w:styleId="ad">
    <w:name w:val="annotation text"/>
    <w:basedOn w:val="a0"/>
    <w:link w:val="Char4"/>
    <w:uiPriority w:val="99"/>
    <w:semiHidden/>
    <w:unhideWhenUsed/>
    <w:rsid w:val="00EA7941"/>
    <w:pPr>
      <w:jc w:val="left"/>
    </w:pPr>
  </w:style>
  <w:style w:type="character" w:customStyle="1" w:styleId="Char4">
    <w:name w:val="批注文字 Char"/>
    <w:basedOn w:val="a1"/>
    <w:link w:val="ad"/>
    <w:uiPriority w:val="99"/>
    <w:semiHidden/>
    <w:rsid w:val="00EA7941"/>
    <w:rPr>
      <w:sz w:val="22"/>
    </w:rPr>
  </w:style>
  <w:style w:type="paragraph" w:styleId="ae">
    <w:name w:val="annotation subject"/>
    <w:basedOn w:val="ad"/>
    <w:next w:val="ad"/>
    <w:link w:val="Char5"/>
    <w:uiPriority w:val="99"/>
    <w:semiHidden/>
    <w:unhideWhenUsed/>
    <w:rsid w:val="00EA7941"/>
    <w:rPr>
      <w:b/>
      <w:bCs/>
    </w:rPr>
  </w:style>
  <w:style w:type="character" w:customStyle="1" w:styleId="Char5">
    <w:name w:val="批注主题 Char"/>
    <w:basedOn w:val="Char4"/>
    <w:link w:val="ae"/>
    <w:uiPriority w:val="99"/>
    <w:semiHidden/>
    <w:rsid w:val="00EA7941"/>
    <w:rPr>
      <w:b/>
      <w:bCs/>
      <w:sz w:val="22"/>
    </w:rPr>
  </w:style>
  <w:style w:type="paragraph" w:styleId="af">
    <w:name w:val="Normal (Web)"/>
    <w:basedOn w:val="a0"/>
    <w:uiPriority w:val="99"/>
    <w:semiHidden/>
    <w:unhideWhenUsed/>
    <w:rsid w:val="00427F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B26D0"/>
    <w:pPr>
      <w:widowControl w:val="0"/>
      <w:jc w:val="both"/>
    </w:pPr>
    <w:rPr>
      <w:sz w:val="22"/>
    </w:rPr>
  </w:style>
  <w:style w:type="paragraph" w:styleId="11">
    <w:name w:val="heading 1"/>
    <w:basedOn w:val="a0"/>
    <w:next w:val="a0"/>
    <w:link w:val="1Char"/>
    <w:uiPriority w:val="9"/>
    <w:qFormat/>
    <w:rsid w:val="00FB20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140A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140A6C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140A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140A6C"/>
    <w:rPr>
      <w:sz w:val="18"/>
      <w:szCs w:val="18"/>
    </w:rPr>
  </w:style>
  <w:style w:type="paragraph" w:styleId="a6">
    <w:name w:val="List Paragraph"/>
    <w:basedOn w:val="a0"/>
    <w:link w:val="Char1"/>
    <w:uiPriority w:val="34"/>
    <w:qFormat/>
    <w:rsid w:val="00140A6C"/>
    <w:pPr>
      <w:ind w:firstLineChars="200" w:firstLine="420"/>
    </w:pPr>
  </w:style>
  <w:style w:type="paragraph" w:customStyle="1" w:styleId="10">
    <w:name w:val="样式1"/>
    <w:basedOn w:val="a6"/>
    <w:link w:val="1Char0"/>
    <w:qFormat/>
    <w:rsid w:val="00140A6C"/>
    <w:pPr>
      <w:numPr>
        <w:ilvl w:val="1"/>
        <w:numId w:val="1"/>
      </w:numPr>
      <w:spacing w:line="360" w:lineRule="atLeast"/>
      <w:ind w:firstLineChars="0" w:firstLine="0"/>
    </w:pPr>
    <w:rPr>
      <w:b/>
      <w:sz w:val="24"/>
    </w:rPr>
  </w:style>
  <w:style w:type="paragraph" w:customStyle="1" w:styleId="2">
    <w:name w:val="样式2"/>
    <w:basedOn w:val="a6"/>
    <w:qFormat/>
    <w:rsid w:val="00140A6C"/>
    <w:pPr>
      <w:spacing w:line="360" w:lineRule="atLeast"/>
      <w:ind w:left="425" w:firstLineChars="0" w:firstLine="0"/>
    </w:pPr>
    <w:rPr>
      <w:b/>
      <w:sz w:val="32"/>
    </w:rPr>
  </w:style>
  <w:style w:type="character" w:customStyle="1" w:styleId="Char1">
    <w:name w:val="列出段落 Char"/>
    <w:basedOn w:val="a1"/>
    <w:link w:val="a6"/>
    <w:uiPriority w:val="34"/>
    <w:rsid w:val="00140A6C"/>
  </w:style>
  <w:style w:type="paragraph" w:customStyle="1" w:styleId="6">
    <w:name w:val="样式6"/>
    <w:basedOn w:val="10"/>
    <w:link w:val="6Char"/>
    <w:qFormat/>
    <w:rsid w:val="00140A6C"/>
  </w:style>
  <w:style w:type="character" w:customStyle="1" w:styleId="6Char">
    <w:name w:val="样式6 Char"/>
    <w:basedOn w:val="a1"/>
    <w:link w:val="6"/>
    <w:rsid w:val="00140A6C"/>
    <w:rPr>
      <w:b/>
      <w:sz w:val="24"/>
    </w:rPr>
  </w:style>
  <w:style w:type="paragraph" w:customStyle="1" w:styleId="a">
    <w:name w:val="第四级"/>
    <w:basedOn w:val="10"/>
    <w:qFormat/>
    <w:rsid w:val="00AB6E81"/>
    <w:pPr>
      <w:numPr>
        <w:ilvl w:val="3"/>
      </w:numPr>
      <w:spacing w:beforeLines="50" w:afterLines="50"/>
    </w:pPr>
    <w:rPr>
      <w:b w:val="0"/>
      <w:sz w:val="22"/>
    </w:rPr>
  </w:style>
  <w:style w:type="paragraph" w:customStyle="1" w:styleId="1">
    <w:name w:val="级别1"/>
    <w:basedOn w:val="a6"/>
    <w:link w:val="1Char1"/>
    <w:qFormat/>
    <w:rsid w:val="005D349F"/>
    <w:pPr>
      <w:numPr>
        <w:numId w:val="1"/>
      </w:numPr>
      <w:spacing w:afterLines="50"/>
      <w:ind w:firstLineChars="0" w:firstLine="0"/>
      <w:contextualSpacing/>
      <w:outlineLvl w:val="0"/>
    </w:pPr>
    <w:rPr>
      <w:b/>
      <w:sz w:val="32"/>
    </w:rPr>
  </w:style>
  <w:style w:type="paragraph" w:customStyle="1" w:styleId="20">
    <w:name w:val="级别2"/>
    <w:basedOn w:val="6"/>
    <w:link w:val="2Char"/>
    <w:qFormat/>
    <w:rsid w:val="006D4B66"/>
    <w:pPr>
      <w:spacing w:beforeLines="50" w:afterLines="50" w:line="240" w:lineRule="auto"/>
      <w:ind w:hanging="567"/>
      <w:contextualSpacing/>
      <w:outlineLvl w:val="1"/>
    </w:pPr>
  </w:style>
  <w:style w:type="character" w:customStyle="1" w:styleId="1Char1">
    <w:name w:val="级别1 Char"/>
    <w:basedOn w:val="Char1"/>
    <w:link w:val="1"/>
    <w:rsid w:val="005D349F"/>
    <w:rPr>
      <w:b/>
      <w:sz w:val="32"/>
    </w:rPr>
  </w:style>
  <w:style w:type="paragraph" w:customStyle="1" w:styleId="3">
    <w:name w:val="级别3"/>
    <w:basedOn w:val="20"/>
    <w:link w:val="3Char"/>
    <w:qFormat/>
    <w:rsid w:val="00ED32F7"/>
    <w:pPr>
      <w:numPr>
        <w:ilvl w:val="2"/>
      </w:numPr>
      <w:outlineLvl w:val="2"/>
    </w:pPr>
    <w:rPr>
      <w:sz w:val="22"/>
    </w:rPr>
  </w:style>
  <w:style w:type="character" w:customStyle="1" w:styleId="2Char">
    <w:name w:val="级别2 Char"/>
    <w:basedOn w:val="6Char"/>
    <w:link w:val="20"/>
    <w:rsid w:val="006D4B66"/>
    <w:rPr>
      <w:b/>
      <w:sz w:val="24"/>
    </w:rPr>
  </w:style>
  <w:style w:type="paragraph" w:styleId="a7">
    <w:name w:val="Document Map"/>
    <w:basedOn w:val="a0"/>
    <w:link w:val="Char2"/>
    <w:uiPriority w:val="99"/>
    <w:semiHidden/>
    <w:unhideWhenUsed/>
    <w:rsid w:val="002C4E41"/>
    <w:rPr>
      <w:rFonts w:ascii="宋体" w:eastAsia="宋体"/>
      <w:sz w:val="18"/>
      <w:szCs w:val="18"/>
    </w:rPr>
  </w:style>
  <w:style w:type="character" w:customStyle="1" w:styleId="3Char">
    <w:name w:val="级别3 Char"/>
    <w:basedOn w:val="2Char"/>
    <w:link w:val="3"/>
    <w:rsid w:val="00ED32F7"/>
    <w:rPr>
      <w:b/>
      <w:sz w:val="22"/>
    </w:rPr>
  </w:style>
  <w:style w:type="character" w:customStyle="1" w:styleId="Char2">
    <w:name w:val="文档结构图 Char"/>
    <w:basedOn w:val="a1"/>
    <w:link w:val="a7"/>
    <w:uiPriority w:val="99"/>
    <w:semiHidden/>
    <w:rsid w:val="002C4E41"/>
    <w:rPr>
      <w:rFonts w:ascii="宋体" w:eastAsia="宋体"/>
      <w:sz w:val="18"/>
      <w:szCs w:val="18"/>
    </w:rPr>
  </w:style>
  <w:style w:type="table" w:styleId="a8">
    <w:name w:val="Table Grid"/>
    <w:basedOn w:val="a2"/>
    <w:uiPriority w:val="59"/>
    <w:rsid w:val="00625E9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0">
    <w:name w:val="样式3"/>
    <w:basedOn w:val="a6"/>
    <w:link w:val="3Char0"/>
    <w:rsid w:val="009F106D"/>
    <w:pPr>
      <w:spacing w:line="360" w:lineRule="atLeast"/>
      <w:ind w:left="420" w:firstLineChars="0" w:firstLine="0"/>
    </w:pPr>
  </w:style>
  <w:style w:type="character" w:customStyle="1" w:styleId="3Char0">
    <w:name w:val="样式3 Char"/>
    <w:basedOn w:val="Char1"/>
    <w:link w:val="30"/>
    <w:rsid w:val="009F106D"/>
    <w:rPr>
      <w:sz w:val="22"/>
    </w:rPr>
  </w:style>
  <w:style w:type="character" w:customStyle="1" w:styleId="1Char0">
    <w:name w:val="样式1 Char"/>
    <w:basedOn w:val="Char1"/>
    <w:link w:val="10"/>
    <w:rsid w:val="00272651"/>
    <w:rPr>
      <w:b/>
      <w:sz w:val="24"/>
    </w:rPr>
  </w:style>
  <w:style w:type="paragraph" w:customStyle="1" w:styleId="5">
    <w:name w:val="样式5"/>
    <w:basedOn w:val="a0"/>
    <w:link w:val="5Char"/>
    <w:qFormat/>
    <w:rsid w:val="00272651"/>
    <w:pPr>
      <w:spacing w:line="360" w:lineRule="atLeast"/>
      <w:ind w:left="420"/>
    </w:pPr>
  </w:style>
  <w:style w:type="character" w:customStyle="1" w:styleId="5Char">
    <w:name w:val="样式5 Char"/>
    <w:basedOn w:val="a1"/>
    <w:link w:val="5"/>
    <w:rsid w:val="00272651"/>
    <w:rPr>
      <w:sz w:val="22"/>
    </w:rPr>
  </w:style>
  <w:style w:type="character" w:customStyle="1" w:styleId="1Char">
    <w:name w:val="标题 1 Char"/>
    <w:basedOn w:val="a1"/>
    <w:link w:val="11"/>
    <w:uiPriority w:val="9"/>
    <w:rsid w:val="00FB20F7"/>
    <w:rPr>
      <w:b/>
      <w:bCs/>
      <w:kern w:val="44"/>
      <w:sz w:val="44"/>
      <w:szCs w:val="44"/>
    </w:rPr>
  </w:style>
  <w:style w:type="paragraph" w:styleId="TOC">
    <w:name w:val="TOC Heading"/>
    <w:basedOn w:val="11"/>
    <w:next w:val="a0"/>
    <w:uiPriority w:val="39"/>
    <w:semiHidden/>
    <w:unhideWhenUsed/>
    <w:qFormat/>
    <w:rsid w:val="00FB20F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2">
    <w:name w:val="toc 1"/>
    <w:basedOn w:val="a0"/>
    <w:next w:val="a0"/>
    <w:autoRedefine/>
    <w:uiPriority w:val="39"/>
    <w:unhideWhenUsed/>
    <w:rsid w:val="00FB20F7"/>
  </w:style>
  <w:style w:type="paragraph" w:styleId="21">
    <w:name w:val="toc 2"/>
    <w:basedOn w:val="a0"/>
    <w:next w:val="a0"/>
    <w:autoRedefine/>
    <w:uiPriority w:val="39"/>
    <w:unhideWhenUsed/>
    <w:rsid w:val="00FB20F7"/>
    <w:pPr>
      <w:ind w:leftChars="200" w:left="420"/>
    </w:pPr>
  </w:style>
  <w:style w:type="paragraph" w:styleId="31">
    <w:name w:val="toc 3"/>
    <w:basedOn w:val="a0"/>
    <w:next w:val="a0"/>
    <w:autoRedefine/>
    <w:uiPriority w:val="39"/>
    <w:unhideWhenUsed/>
    <w:rsid w:val="00FB20F7"/>
    <w:pPr>
      <w:ind w:leftChars="400" w:left="840"/>
    </w:pPr>
  </w:style>
  <w:style w:type="paragraph" w:styleId="4">
    <w:name w:val="toc 4"/>
    <w:basedOn w:val="a0"/>
    <w:next w:val="a0"/>
    <w:autoRedefine/>
    <w:uiPriority w:val="39"/>
    <w:unhideWhenUsed/>
    <w:rsid w:val="00FB20F7"/>
    <w:pPr>
      <w:ind w:leftChars="600" w:left="1260"/>
    </w:pPr>
    <w:rPr>
      <w:sz w:val="21"/>
    </w:rPr>
  </w:style>
  <w:style w:type="paragraph" w:styleId="50">
    <w:name w:val="toc 5"/>
    <w:basedOn w:val="a0"/>
    <w:next w:val="a0"/>
    <w:autoRedefine/>
    <w:uiPriority w:val="39"/>
    <w:unhideWhenUsed/>
    <w:rsid w:val="00FB20F7"/>
    <w:pPr>
      <w:ind w:leftChars="800" w:left="1680"/>
    </w:pPr>
    <w:rPr>
      <w:sz w:val="21"/>
    </w:rPr>
  </w:style>
  <w:style w:type="paragraph" w:styleId="60">
    <w:name w:val="toc 6"/>
    <w:basedOn w:val="a0"/>
    <w:next w:val="a0"/>
    <w:autoRedefine/>
    <w:uiPriority w:val="39"/>
    <w:unhideWhenUsed/>
    <w:rsid w:val="00FB20F7"/>
    <w:pPr>
      <w:ind w:leftChars="1000" w:left="2100"/>
    </w:pPr>
    <w:rPr>
      <w:sz w:val="21"/>
    </w:rPr>
  </w:style>
  <w:style w:type="paragraph" w:styleId="7">
    <w:name w:val="toc 7"/>
    <w:basedOn w:val="a0"/>
    <w:next w:val="a0"/>
    <w:autoRedefine/>
    <w:uiPriority w:val="39"/>
    <w:unhideWhenUsed/>
    <w:rsid w:val="00FB20F7"/>
    <w:pPr>
      <w:ind w:leftChars="1200" w:left="2520"/>
    </w:pPr>
    <w:rPr>
      <w:sz w:val="21"/>
    </w:rPr>
  </w:style>
  <w:style w:type="paragraph" w:styleId="8">
    <w:name w:val="toc 8"/>
    <w:basedOn w:val="a0"/>
    <w:next w:val="a0"/>
    <w:autoRedefine/>
    <w:uiPriority w:val="39"/>
    <w:unhideWhenUsed/>
    <w:rsid w:val="00FB20F7"/>
    <w:pPr>
      <w:ind w:leftChars="1400" w:left="2940"/>
    </w:pPr>
    <w:rPr>
      <w:sz w:val="21"/>
    </w:rPr>
  </w:style>
  <w:style w:type="paragraph" w:styleId="9">
    <w:name w:val="toc 9"/>
    <w:basedOn w:val="a0"/>
    <w:next w:val="a0"/>
    <w:autoRedefine/>
    <w:uiPriority w:val="39"/>
    <w:unhideWhenUsed/>
    <w:rsid w:val="00FB20F7"/>
    <w:pPr>
      <w:ind w:leftChars="1600" w:left="3360"/>
    </w:pPr>
    <w:rPr>
      <w:sz w:val="21"/>
    </w:rPr>
  </w:style>
  <w:style w:type="character" w:styleId="a9">
    <w:name w:val="Hyperlink"/>
    <w:basedOn w:val="a1"/>
    <w:uiPriority w:val="99"/>
    <w:unhideWhenUsed/>
    <w:rsid w:val="00FB20F7"/>
    <w:rPr>
      <w:color w:val="0000FF" w:themeColor="hyperlink"/>
      <w:u w:val="single"/>
    </w:rPr>
  </w:style>
  <w:style w:type="character" w:styleId="aa">
    <w:name w:val="Placeholder Text"/>
    <w:basedOn w:val="a1"/>
    <w:uiPriority w:val="99"/>
    <w:semiHidden/>
    <w:rsid w:val="002D591D"/>
    <w:rPr>
      <w:color w:val="808080"/>
    </w:rPr>
  </w:style>
  <w:style w:type="paragraph" w:styleId="ab">
    <w:name w:val="Balloon Text"/>
    <w:basedOn w:val="a0"/>
    <w:link w:val="Char3"/>
    <w:uiPriority w:val="99"/>
    <w:semiHidden/>
    <w:unhideWhenUsed/>
    <w:rsid w:val="00EA7941"/>
    <w:rPr>
      <w:sz w:val="18"/>
      <w:szCs w:val="18"/>
    </w:rPr>
  </w:style>
  <w:style w:type="character" w:customStyle="1" w:styleId="Char3">
    <w:name w:val="批注框文本 Char"/>
    <w:basedOn w:val="a1"/>
    <w:link w:val="ab"/>
    <w:uiPriority w:val="99"/>
    <w:semiHidden/>
    <w:rsid w:val="00EA7941"/>
    <w:rPr>
      <w:sz w:val="18"/>
      <w:szCs w:val="18"/>
    </w:rPr>
  </w:style>
  <w:style w:type="character" w:styleId="ac">
    <w:name w:val="annotation reference"/>
    <w:basedOn w:val="a1"/>
    <w:uiPriority w:val="99"/>
    <w:semiHidden/>
    <w:unhideWhenUsed/>
    <w:rsid w:val="00EA7941"/>
    <w:rPr>
      <w:sz w:val="21"/>
      <w:szCs w:val="21"/>
    </w:rPr>
  </w:style>
  <w:style w:type="paragraph" w:styleId="ad">
    <w:name w:val="annotation text"/>
    <w:basedOn w:val="a0"/>
    <w:link w:val="Char4"/>
    <w:uiPriority w:val="99"/>
    <w:semiHidden/>
    <w:unhideWhenUsed/>
    <w:rsid w:val="00EA7941"/>
    <w:pPr>
      <w:jc w:val="left"/>
    </w:pPr>
  </w:style>
  <w:style w:type="character" w:customStyle="1" w:styleId="Char4">
    <w:name w:val="批注文字 Char"/>
    <w:basedOn w:val="a1"/>
    <w:link w:val="ad"/>
    <w:uiPriority w:val="99"/>
    <w:semiHidden/>
    <w:rsid w:val="00EA7941"/>
    <w:rPr>
      <w:sz w:val="22"/>
    </w:rPr>
  </w:style>
  <w:style w:type="paragraph" w:styleId="ae">
    <w:name w:val="annotation subject"/>
    <w:basedOn w:val="ad"/>
    <w:next w:val="ad"/>
    <w:link w:val="Char5"/>
    <w:uiPriority w:val="99"/>
    <w:semiHidden/>
    <w:unhideWhenUsed/>
    <w:rsid w:val="00EA7941"/>
    <w:rPr>
      <w:b/>
      <w:bCs/>
    </w:rPr>
  </w:style>
  <w:style w:type="character" w:customStyle="1" w:styleId="Char5">
    <w:name w:val="批注主题 Char"/>
    <w:basedOn w:val="Char4"/>
    <w:link w:val="ae"/>
    <w:uiPriority w:val="99"/>
    <w:semiHidden/>
    <w:rsid w:val="00EA7941"/>
    <w:rPr>
      <w:b/>
      <w:bCs/>
      <w:sz w:val="22"/>
    </w:rPr>
  </w:style>
  <w:style w:type="paragraph" w:styleId="af">
    <w:name w:val="Normal (Web)"/>
    <w:basedOn w:val="a0"/>
    <w:uiPriority w:val="99"/>
    <w:semiHidden/>
    <w:unhideWhenUsed/>
    <w:rsid w:val="00427F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3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1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07" Type="http://schemas.openxmlformats.org/officeDocument/2006/relationships/image" Target="media/image98.png"/><Relationship Id="rId11" Type="http://schemas.openxmlformats.org/officeDocument/2006/relationships/comments" Target="comments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image" Target="media/image93.png"/><Relationship Id="rId110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jpe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footer" Target="footer1.xml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89EBC4-8D36-4900-B9FC-E7FEAA90A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85</Pages>
  <Words>6978</Words>
  <Characters>39779</Characters>
  <Application>Microsoft Office Word</Application>
  <DocSecurity>0</DocSecurity>
  <Lines>331</Lines>
  <Paragraphs>93</Paragraphs>
  <ScaleCrop>false</ScaleCrop>
  <Company/>
  <LinksUpToDate>false</LinksUpToDate>
  <CharactersWithSpaces>46664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QinYunfeng</dc:creator>
  <cp:lastModifiedBy>QH</cp:lastModifiedBy>
  <cp:revision>10</cp:revision>
  <dcterms:created xsi:type="dcterms:W3CDTF">2014-06-13T02:06:00Z</dcterms:created>
  <dcterms:modified xsi:type="dcterms:W3CDTF">2014-08-27T06:42:00Z</dcterms:modified>
</cp:coreProperties>
</file>